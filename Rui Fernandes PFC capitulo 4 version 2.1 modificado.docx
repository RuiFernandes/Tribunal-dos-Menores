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45F60" w14:textId="77777777" w:rsidR="00F45EF6" w:rsidRDefault="00C1527A" w:rsidP="00AA169F">
      <w:pPr>
        <w:spacing w:before="0" w:after="0"/>
        <w:jc w:val="left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t xml:space="preserve"> </w:t>
      </w:r>
      <w:r w:rsidR="0043231A">
        <w:rPr>
          <w:b/>
          <w:iCs/>
          <w:sz w:val="28"/>
          <w:szCs w:val="28"/>
        </w:rPr>
        <w:t xml:space="preserve"> </w:t>
      </w:r>
    </w:p>
    <w:p w14:paraId="036BDEAA" w14:textId="77777777" w:rsidR="00F45EF6" w:rsidRDefault="00F45EF6" w:rsidP="00AA169F">
      <w:pPr>
        <w:spacing w:before="0" w:after="0"/>
        <w:jc w:val="left"/>
        <w:rPr>
          <w:b/>
          <w:iCs/>
          <w:sz w:val="28"/>
          <w:szCs w:val="28"/>
        </w:rPr>
      </w:pPr>
    </w:p>
    <w:p w14:paraId="5C49CBBD" w14:textId="77777777" w:rsidR="006E21F6" w:rsidRPr="006E21F6" w:rsidRDefault="003A3F35" w:rsidP="00AA169F">
      <w:pPr>
        <w:spacing w:before="0" w:after="0"/>
        <w:jc w:val="left"/>
        <w:rPr>
          <w:b/>
        </w:rPr>
      </w:pPr>
      <w:r w:rsidRPr="00880033">
        <w:rPr>
          <w:rFonts w:ascii="Arial" w:hAnsi="Arial" w:cs="Arial"/>
          <w:b/>
          <w:i/>
          <w:iCs/>
          <w:noProof/>
          <w:lang w:val="en-US"/>
        </w:rPr>
        <w:drawing>
          <wp:inline distT="0" distB="0" distL="0" distR="0" wp14:anchorId="0ECDD6D0" wp14:editId="09B69314">
            <wp:extent cx="1047750" cy="476250"/>
            <wp:effectExtent l="0" t="0" r="0" b="0"/>
            <wp:docPr id="1" name="Picture 1" descr="Logo-ISU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ISUT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B27" w:rsidRPr="00570AEF">
        <w:rPr>
          <w:rFonts w:ascii="Arial" w:hAnsi="Arial" w:cs="Arial"/>
          <w:b/>
          <w:i/>
          <w:iCs/>
        </w:rPr>
        <w:t>INSTIT</w:t>
      </w:r>
      <w:r w:rsidR="006E21F6" w:rsidRPr="00570AEF">
        <w:rPr>
          <w:rFonts w:ascii="Arial" w:hAnsi="Arial" w:cs="Arial"/>
          <w:b/>
          <w:i/>
          <w:iCs/>
        </w:rPr>
        <w:t>UTO SUPERIOR DE TRANSPORTES E COMUNICAÇÕES</w:t>
      </w:r>
    </w:p>
    <w:p w14:paraId="161A0367" w14:textId="77777777" w:rsidR="00D34798" w:rsidRPr="00570AEF" w:rsidRDefault="00D34798" w:rsidP="00AA169F">
      <w:pPr>
        <w:pStyle w:val="InstitutionInformation"/>
        <w:spacing w:before="0"/>
        <w:jc w:val="both"/>
        <w:rPr>
          <w:rFonts w:ascii="Arial" w:hAnsi="Arial" w:cs="Arial"/>
          <w:color w:val="FF0000"/>
          <w:sz w:val="32"/>
          <w:szCs w:val="32"/>
        </w:rPr>
      </w:pPr>
    </w:p>
    <w:p w14:paraId="7F0155EA" w14:textId="77777777" w:rsidR="0003594E" w:rsidRPr="00F81DF8" w:rsidRDefault="0003594E" w:rsidP="00AA169F">
      <w:pPr>
        <w:pStyle w:val="InstitutionInformation"/>
        <w:spacing w:before="0"/>
        <w:rPr>
          <w:rFonts w:ascii="Arial" w:hAnsi="Arial" w:cs="Arial"/>
          <w:szCs w:val="28"/>
        </w:rPr>
      </w:pPr>
    </w:p>
    <w:p w14:paraId="7149E77E" w14:textId="77777777" w:rsidR="00AC67CA" w:rsidRPr="00F81DF8" w:rsidRDefault="00AC67CA" w:rsidP="00AA169F">
      <w:pPr>
        <w:spacing w:before="0" w:after="0"/>
        <w:rPr>
          <w:rFonts w:ascii="Arial" w:hAnsi="Arial" w:cs="Arial"/>
          <w:b/>
          <w:sz w:val="28"/>
          <w:szCs w:val="28"/>
        </w:rPr>
      </w:pPr>
    </w:p>
    <w:p w14:paraId="3B42C5C9" w14:textId="77777777" w:rsidR="00306CED" w:rsidRPr="00C85F52" w:rsidRDefault="00306CED" w:rsidP="00AA169F">
      <w:pPr>
        <w:spacing w:before="0" w:after="0"/>
        <w:jc w:val="center"/>
        <w:rPr>
          <w:b/>
          <w:sz w:val="28"/>
          <w:szCs w:val="28"/>
        </w:rPr>
      </w:pPr>
      <w:r w:rsidRPr="00C85F52">
        <w:rPr>
          <w:b/>
          <w:sz w:val="28"/>
          <w:szCs w:val="28"/>
        </w:rPr>
        <w:t>Protótipo de um Sistema de Informação para a Gestão de Processos Judiciais no Tribunais dos Menores da Cidade de Maputo</w:t>
      </w:r>
    </w:p>
    <w:p w14:paraId="0BAA70FC" w14:textId="77777777" w:rsidR="0003594E" w:rsidRPr="00306CED" w:rsidRDefault="0003594E" w:rsidP="00AA169F">
      <w:pPr>
        <w:spacing w:before="0" w:after="0"/>
        <w:jc w:val="center"/>
        <w:rPr>
          <w:b/>
          <w:sz w:val="28"/>
          <w:szCs w:val="28"/>
        </w:rPr>
      </w:pPr>
    </w:p>
    <w:p w14:paraId="24BD3988" w14:textId="77777777" w:rsidR="007715ED" w:rsidRPr="007715ED" w:rsidRDefault="007715ED" w:rsidP="00AA169F">
      <w:pPr>
        <w:spacing w:before="0" w:after="0"/>
        <w:rPr>
          <w:rFonts w:ascii="Arial" w:hAnsi="Arial" w:cs="Arial"/>
        </w:rPr>
      </w:pPr>
    </w:p>
    <w:p w14:paraId="0A54E2E9" w14:textId="77777777" w:rsidR="007715ED" w:rsidRPr="00306CED" w:rsidRDefault="00306CED" w:rsidP="00AA169F">
      <w:pPr>
        <w:pStyle w:val="AuthorList"/>
        <w:spacing w:before="0" w:after="0" w:afterAutospacing="0" w:line="360" w:lineRule="auto"/>
      </w:pPr>
      <w:r w:rsidRPr="00C85F52">
        <w:t>Rui Fernandes D’ Inácio Guirrugo</w:t>
      </w:r>
    </w:p>
    <w:p w14:paraId="7591C993" w14:textId="77777777" w:rsidR="00913927" w:rsidRDefault="00913927" w:rsidP="00AA169F">
      <w:pPr>
        <w:spacing w:before="0" w:after="0"/>
      </w:pPr>
    </w:p>
    <w:p w14:paraId="74EF10CC" w14:textId="77777777" w:rsidR="00F45EF6" w:rsidRPr="00597C44" w:rsidRDefault="00F45EF6" w:rsidP="00F45EF6">
      <w:pPr>
        <w:spacing w:before="0" w:after="0"/>
        <w:jc w:val="center"/>
        <w:rPr>
          <w:b/>
          <w:sz w:val="28"/>
          <w:szCs w:val="28"/>
        </w:rPr>
      </w:pPr>
      <w:r w:rsidRPr="00597C44">
        <w:rPr>
          <w:b/>
          <w:sz w:val="28"/>
          <w:szCs w:val="28"/>
        </w:rPr>
        <w:t>Projecto Final do Curso</w:t>
      </w:r>
    </w:p>
    <w:p w14:paraId="126460D1" w14:textId="77777777" w:rsidR="00F45EF6" w:rsidRPr="001E5530" w:rsidRDefault="00F45EF6" w:rsidP="00F45EF6">
      <w:pPr>
        <w:pStyle w:val="AuthorList"/>
        <w:spacing w:before="0" w:after="0" w:afterAutospacing="0" w:line="360" w:lineRule="auto"/>
      </w:pPr>
      <w:r w:rsidRPr="00C85F52">
        <w:t>Licenciatura em Engenharia Informática e de Telecomunicações</w:t>
      </w:r>
    </w:p>
    <w:p w14:paraId="2FE2EB66" w14:textId="77777777" w:rsidR="00F45EF6" w:rsidRPr="001E5530" w:rsidRDefault="00F45EF6" w:rsidP="00F45EF6">
      <w:pPr>
        <w:spacing w:before="0" w:after="0"/>
        <w:jc w:val="center"/>
      </w:pPr>
      <w:r>
        <w:t>Supervisor:</w:t>
      </w:r>
    </w:p>
    <w:p w14:paraId="2F6D67BF" w14:textId="77777777" w:rsidR="00F45EF6" w:rsidRPr="00C85F52" w:rsidRDefault="00F45EF6" w:rsidP="00F45EF6">
      <w:pPr>
        <w:pStyle w:val="AuthorList"/>
        <w:spacing w:before="0" w:after="0" w:afterAutospacing="0" w:line="360" w:lineRule="auto"/>
        <w:rPr>
          <w:b w:val="0"/>
        </w:rPr>
      </w:pPr>
      <w:r w:rsidRPr="00C85F52">
        <w:rPr>
          <w:b w:val="0"/>
        </w:rPr>
        <w:t xml:space="preserve">Eng.º </w:t>
      </w:r>
      <w:r w:rsidRPr="00C85F52">
        <w:rPr>
          <w:b w:val="0"/>
          <w:bCs/>
        </w:rPr>
        <w:t>Marcel Danton de Figueiredo Saraiva</w:t>
      </w:r>
    </w:p>
    <w:p w14:paraId="1331CD00" w14:textId="77777777" w:rsidR="00F45EF6" w:rsidRDefault="00F45EF6" w:rsidP="00F45EF6">
      <w:pPr>
        <w:spacing w:before="0" w:after="0"/>
      </w:pPr>
    </w:p>
    <w:p w14:paraId="78923ED4" w14:textId="77777777" w:rsidR="00F45EF6" w:rsidRPr="00913927" w:rsidRDefault="00F45EF6" w:rsidP="00F45EF6">
      <w:pPr>
        <w:spacing w:before="0" w:after="0"/>
      </w:pPr>
    </w:p>
    <w:p w14:paraId="1D81564F" w14:textId="77777777" w:rsidR="00F45EF6" w:rsidRDefault="00F45EF6" w:rsidP="00F45EF6">
      <w:pPr>
        <w:pStyle w:val="AuthorList"/>
        <w:spacing w:before="0" w:after="0" w:afterAutospacing="0" w:line="360" w:lineRule="auto"/>
        <w:rPr>
          <w:b w:val="0"/>
        </w:rPr>
      </w:pPr>
      <w:r w:rsidRPr="00C85F52">
        <w:rPr>
          <w:b w:val="0"/>
        </w:rPr>
        <w:t>Departamento de Tecnologia de Informação e Comunicação</w:t>
      </w:r>
    </w:p>
    <w:p w14:paraId="05D8E1F4" w14:textId="77777777" w:rsidR="00F45EF6" w:rsidRDefault="00F45EF6" w:rsidP="00F45EF6">
      <w:pPr>
        <w:spacing w:before="0" w:after="0"/>
      </w:pPr>
    </w:p>
    <w:p w14:paraId="6C610B87" w14:textId="77777777" w:rsidR="00F45EF6" w:rsidRPr="00B56448" w:rsidRDefault="00F45EF6" w:rsidP="00F45EF6">
      <w:pPr>
        <w:spacing w:before="0" w:after="0"/>
      </w:pPr>
    </w:p>
    <w:p w14:paraId="62043B98" w14:textId="77777777" w:rsidR="00F45EF6" w:rsidRDefault="00F45EF6" w:rsidP="00F45EF6">
      <w:pPr>
        <w:spacing w:before="0" w:after="0"/>
      </w:pPr>
    </w:p>
    <w:p w14:paraId="576F124E" w14:textId="77777777" w:rsidR="00F45EF6" w:rsidRPr="007715ED" w:rsidRDefault="00F45EF6" w:rsidP="00F45EF6">
      <w:pPr>
        <w:spacing w:before="0" w:after="0"/>
      </w:pPr>
    </w:p>
    <w:p w14:paraId="5B1E1D3D" w14:textId="77777777" w:rsidR="00F45EF6" w:rsidRDefault="00F45EF6" w:rsidP="00F45EF6">
      <w:pPr>
        <w:pStyle w:val="AuthorList"/>
        <w:spacing w:before="0" w:after="0" w:afterAutospacing="0" w:line="360" w:lineRule="auto"/>
      </w:pPr>
      <w:r w:rsidRPr="008136A2">
        <w:fldChar w:fldCharType="begin"/>
      </w:r>
      <w:r w:rsidRPr="008136A2">
        <w:instrText xml:space="preserve"> MACROBUTTON  AcceptAllChangesInDoc "[Insira Mês e Ano da elaboração]" </w:instrText>
      </w:r>
      <w:r w:rsidRPr="008136A2">
        <w:fldChar w:fldCharType="end"/>
      </w:r>
    </w:p>
    <w:p w14:paraId="2D54A45F" w14:textId="77777777" w:rsidR="00F45EF6" w:rsidRDefault="00F45EF6">
      <w:pPr>
        <w:spacing w:before="0" w:after="0" w:line="240" w:lineRule="auto"/>
        <w:jc w:val="left"/>
      </w:pPr>
      <w:r>
        <w:br w:type="page"/>
      </w:r>
    </w:p>
    <w:p w14:paraId="2332A9FA" w14:textId="77777777" w:rsidR="00C40E53" w:rsidRPr="00C40E53" w:rsidRDefault="00C40E53" w:rsidP="00AA169F">
      <w:pPr>
        <w:spacing w:before="0" w:after="0"/>
      </w:pPr>
    </w:p>
    <w:p w14:paraId="69AFB103" w14:textId="77777777" w:rsidR="00570AEF" w:rsidRPr="006E21F6" w:rsidRDefault="003A3F35" w:rsidP="00AA169F">
      <w:pPr>
        <w:spacing w:before="0" w:after="0"/>
        <w:jc w:val="left"/>
        <w:rPr>
          <w:b/>
        </w:rPr>
      </w:pPr>
      <w:r w:rsidRPr="00880033">
        <w:rPr>
          <w:rFonts w:ascii="Arial" w:hAnsi="Arial" w:cs="Arial"/>
          <w:b/>
          <w:i/>
          <w:iCs/>
          <w:noProof/>
          <w:lang w:val="en-US"/>
        </w:rPr>
        <w:drawing>
          <wp:inline distT="0" distB="0" distL="0" distR="0" wp14:anchorId="3C350B81" wp14:editId="5A073844">
            <wp:extent cx="1047750" cy="476250"/>
            <wp:effectExtent l="0" t="0" r="0" b="0"/>
            <wp:docPr id="2" name="Picture 2" descr="Logo-ISU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ISUT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AEF" w:rsidRPr="00570AEF">
        <w:rPr>
          <w:rFonts w:ascii="Arial" w:hAnsi="Arial" w:cs="Arial"/>
          <w:b/>
          <w:i/>
          <w:iCs/>
        </w:rPr>
        <w:t>INSTITUTO SUPERIOR DE TRANSPORTES E COMUNICAÇÕES</w:t>
      </w:r>
    </w:p>
    <w:p w14:paraId="1426AE16" w14:textId="77777777" w:rsidR="00570AEF" w:rsidRPr="00570AEF" w:rsidRDefault="00570AEF" w:rsidP="00AA169F">
      <w:pPr>
        <w:pStyle w:val="InstitutionInformation"/>
        <w:spacing w:before="0"/>
        <w:jc w:val="both"/>
        <w:rPr>
          <w:rFonts w:ascii="Arial" w:hAnsi="Arial" w:cs="Arial"/>
          <w:color w:val="FF0000"/>
          <w:sz w:val="32"/>
          <w:szCs w:val="32"/>
        </w:rPr>
      </w:pPr>
    </w:p>
    <w:p w14:paraId="2AF14E59" w14:textId="77777777" w:rsidR="00570AEF" w:rsidRPr="006E21F6" w:rsidRDefault="00570AEF" w:rsidP="00AA169F">
      <w:pPr>
        <w:pStyle w:val="InstitutionInformation"/>
        <w:spacing w:before="0"/>
        <w:rPr>
          <w:rFonts w:ascii="Arial" w:hAnsi="Arial" w:cs="Arial"/>
          <w:sz w:val="32"/>
          <w:szCs w:val="32"/>
        </w:rPr>
      </w:pPr>
    </w:p>
    <w:p w14:paraId="06576355" w14:textId="77777777" w:rsidR="00570AEF" w:rsidRPr="00F81DF8" w:rsidRDefault="00570AEF" w:rsidP="00AA169F">
      <w:pPr>
        <w:spacing w:before="0" w:after="0"/>
        <w:rPr>
          <w:rFonts w:ascii="Arial" w:hAnsi="Arial" w:cs="Arial"/>
          <w:b/>
          <w:sz w:val="28"/>
          <w:szCs w:val="28"/>
        </w:rPr>
      </w:pPr>
    </w:p>
    <w:p w14:paraId="618A73CB" w14:textId="77777777" w:rsidR="0081144D" w:rsidRPr="00C85F52" w:rsidRDefault="0081144D" w:rsidP="00AA169F">
      <w:pPr>
        <w:spacing w:before="0" w:after="0"/>
        <w:jc w:val="center"/>
        <w:rPr>
          <w:b/>
          <w:sz w:val="28"/>
          <w:szCs w:val="28"/>
        </w:rPr>
      </w:pPr>
      <w:r w:rsidRPr="00C85F52">
        <w:rPr>
          <w:b/>
          <w:sz w:val="28"/>
          <w:szCs w:val="28"/>
        </w:rPr>
        <w:t>Protótipo de um Sistema de Informação para a Gestão de Processos Judiciais no Tribunais dos Menores da Cidade de Maputo</w:t>
      </w:r>
    </w:p>
    <w:p w14:paraId="17890A44" w14:textId="77777777" w:rsidR="00570AEF" w:rsidRPr="007715ED" w:rsidRDefault="00570AEF" w:rsidP="00AA169F">
      <w:pPr>
        <w:spacing w:before="0" w:after="0"/>
        <w:rPr>
          <w:rFonts w:ascii="Arial" w:hAnsi="Arial" w:cs="Arial"/>
        </w:rPr>
      </w:pPr>
    </w:p>
    <w:p w14:paraId="7F5B8C2B" w14:textId="77777777" w:rsidR="00570AEF" w:rsidRPr="00913927" w:rsidRDefault="0081144D" w:rsidP="00AA169F">
      <w:pPr>
        <w:pStyle w:val="AuthorList"/>
        <w:spacing w:before="0" w:after="0" w:afterAutospacing="0" w:line="360" w:lineRule="auto"/>
      </w:pPr>
      <w:r>
        <w:t xml:space="preserve">Rui Fernandes D’ Inácio Guirrugo </w:t>
      </w:r>
    </w:p>
    <w:p w14:paraId="761D5A09" w14:textId="77777777" w:rsidR="00570AEF" w:rsidRDefault="00570AEF" w:rsidP="00AA169F">
      <w:pPr>
        <w:spacing w:before="0" w:after="0"/>
      </w:pPr>
    </w:p>
    <w:p w14:paraId="5F13F464" w14:textId="77777777" w:rsidR="00570AEF" w:rsidRDefault="00570AEF" w:rsidP="00AA169F">
      <w:pPr>
        <w:spacing w:before="0" w:after="0"/>
      </w:pPr>
    </w:p>
    <w:p w14:paraId="1B939A8A" w14:textId="77777777" w:rsidR="00570AEF" w:rsidRPr="00597C44" w:rsidRDefault="00570AEF" w:rsidP="00AA169F">
      <w:pPr>
        <w:spacing w:before="0" w:after="0"/>
        <w:jc w:val="center"/>
        <w:rPr>
          <w:b/>
          <w:sz w:val="28"/>
          <w:szCs w:val="28"/>
        </w:rPr>
      </w:pPr>
      <w:r w:rsidRPr="00597C44">
        <w:rPr>
          <w:b/>
          <w:sz w:val="28"/>
          <w:szCs w:val="28"/>
        </w:rPr>
        <w:t xml:space="preserve">Projecto </w:t>
      </w:r>
      <w:r w:rsidR="00F82C73" w:rsidRPr="00597C44">
        <w:rPr>
          <w:b/>
          <w:sz w:val="28"/>
          <w:szCs w:val="28"/>
        </w:rPr>
        <w:t>F</w:t>
      </w:r>
      <w:r w:rsidRPr="00597C44">
        <w:rPr>
          <w:b/>
          <w:sz w:val="28"/>
          <w:szCs w:val="28"/>
        </w:rPr>
        <w:t xml:space="preserve">inal do </w:t>
      </w:r>
      <w:r w:rsidR="00F82C73" w:rsidRPr="00597C44">
        <w:rPr>
          <w:b/>
          <w:sz w:val="28"/>
          <w:szCs w:val="28"/>
        </w:rPr>
        <w:t>C</w:t>
      </w:r>
      <w:r w:rsidRPr="00597C44">
        <w:rPr>
          <w:b/>
          <w:sz w:val="28"/>
          <w:szCs w:val="28"/>
        </w:rPr>
        <w:t>urso</w:t>
      </w:r>
    </w:p>
    <w:p w14:paraId="089C5D6E" w14:textId="77777777" w:rsidR="001E5530" w:rsidRPr="001E5530" w:rsidRDefault="00B56448" w:rsidP="00AA169F">
      <w:pPr>
        <w:pStyle w:val="AuthorList"/>
        <w:spacing w:before="0" w:after="0" w:afterAutospacing="0" w:line="360" w:lineRule="auto"/>
      </w:pPr>
      <w:r w:rsidRPr="00C85F52">
        <w:t>Licenciatura em Engenharia Informática e de Telecomunicações</w:t>
      </w:r>
    </w:p>
    <w:p w14:paraId="71B8E866" w14:textId="77777777" w:rsidR="008136A2" w:rsidRPr="001E5530" w:rsidRDefault="001E5530" w:rsidP="00AA169F">
      <w:pPr>
        <w:spacing w:before="0" w:after="0"/>
        <w:jc w:val="center"/>
      </w:pPr>
      <w:r>
        <w:t>Supervisor:</w:t>
      </w:r>
    </w:p>
    <w:p w14:paraId="5DB88E09" w14:textId="77777777" w:rsidR="00B56448" w:rsidRPr="00C85F52" w:rsidRDefault="00B56448" w:rsidP="00AA169F">
      <w:pPr>
        <w:pStyle w:val="AuthorList"/>
        <w:spacing w:before="0" w:after="0" w:afterAutospacing="0" w:line="360" w:lineRule="auto"/>
        <w:rPr>
          <w:b w:val="0"/>
        </w:rPr>
      </w:pPr>
      <w:r w:rsidRPr="00C85F52">
        <w:rPr>
          <w:b w:val="0"/>
        </w:rPr>
        <w:t xml:space="preserve">Eng.º </w:t>
      </w:r>
      <w:r w:rsidRPr="00C85F52">
        <w:rPr>
          <w:b w:val="0"/>
          <w:bCs/>
        </w:rPr>
        <w:t>Marcel Danton de Figueiredo Saraiva</w:t>
      </w:r>
    </w:p>
    <w:p w14:paraId="0C2DC837" w14:textId="77777777" w:rsidR="00570AEF" w:rsidRDefault="00570AEF" w:rsidP="00AA169F">
      <w:pPr>
        <w:spacing w:before="0" w:after="0"/>
      </w:pPr>
    </w:p>
    <w:p w14:paraId="53668A65" w14:textId="77777777" w:rsidR="00570AEF" w:rsidRPr="00913927" w:rsidRDefault="00570AEF" w:rsidP="00AA169F">
      <w:pPr>
        <w:spacing w:before="0" w:after="0"/>
      </w:pPr>
    </w:p>
    <w:p w14:paraId="1FD8292C" w14:textId="77777777" w:rsidR="00570AEF" w:rsidRDefault="00B56448" w:rsidP="00AA169F">
      <w:pPr>
        <w:pStyle w:val="AuthorList"/>
        <w:spacing w:before="0" w:after="0" w:afterAutospacing="0" w:line="360" w:lineRule="auto"/>
        <w:rPr>
          <w:b w:val="0"/>
        </w:rPr>
      </w:pPr>
      <w:r w:rsidRPr="00C85F52">
        <w:rPr>
          <w:b w:val="0"/>
        </w:rPr>
        <w:t>Departamento de Tecnologia de Informação e Comunicação</w:t>
      </w:r>
    </w:p>
    <w:p w14:paraId="42B046B7" w14:textId="77777777" w:rsidR="00B56448" w:rsidRDefault="00B56448" w:rsidP="00AA169F">
      <w:pPr>
        <w:spacing w:before="0" w:after="0"/>
      </w:pPr>
    </w:p>
    <w:p w14:paraId="7F95AA20" w14:textId="77777777" w:rsidR="00B56448" w:rsidRPr="00B56448" w:rsidRDefault="00B56448" w:rsidP="00AA169F">
      <w:pPr>
        <w:spacing w:before="0" w:after="0"/>
      </w:pPr>
    </w:p>
    <w:p w14:paraId="2BAC910D" w14:textId="77777777" w:rsidR="00570AEF" w:rsidRDefault="00570AEF" w:rsidP="00AA169F">
      <w:pPr>
        <w:spacing w:before="0" w:after="0"/>
      </w:pPr>
    </w:p>
    <w:p w14:paraId="16456A47" w14:textId="77777777" w:rsidR="00570AEF" w:rsidRPr="007715ED" w:rsidRDefault="00570AEF" w:rsidP="00AA169F">
      <w:pPr>
        <w:spacing w:before="0" w:after="0"/>
      </w:pPr>
    </w:p>
    <w:p w14:paraId="000AF55F" w14:textId="77777777" w:rsidR="00570AEF" w:rsidRDefault="00F82C73" w:rsidP="00AA169F">
      <w:pPr>
        <w:pStyle w:val="AuthorList"/>
        <w:spacing w:before="0" w:after="0" w:afterAutospacing="0" w:line="360" w:lineRule="auto"/>
      </w:pPr>
      <w:r w:rsidRPr="008136A2">
        <w:fldChar w:fldCharType="begin"/>
      </w:r>
      <w:r w:rsidRPr="008136A2">
        <w:instrText xml:space="preserve"> MACROBUTTON  AcceptAllChangesInDoc "[Insira Mês e Ano da elaboração]" </w:instrText>
      </w:r>
      <w:r w:rsidRPr="008136A2">
        <w:fldChar w:fldCharType="end"/>
      </w:r>
    </w:p>
    <w:p w14:paraId="3F73ED3E" w14:textId="77777777" w:rsidR="00902100" w:rsidRDefault="00902100">
      <w:pPr>
        <w:spacing w:before="0" w:after="0" w:line="240" w:lineRule="auto"/>
        <w:jc w:val="left"/>
      </w:pPr>
      <w:r>
        <w:br w:type="page"/>
      </w:r>
    </w:p>
    <w:p w14:paraId="5D61320C" w14:textId="77777777" w:rsidR="00554414" w:rsidRPr="00554414" w:rsidRDefault="00554414" w:rsidP="00AA169F">
      <w:pPr>
        <w:spacing w:before="0" w:after="0"/>
      </w:pPr>
    </w:p>
    <w:p w14:paraId="74C9EB9F" w14:textId="77777777" w:rsidR="00093F73" w:rsidRPr="00093F73" w:rsidRDefault="003A3F35" w:rsidP="00AA169F">
      <w:pPr>
        <w:pStyle w:val="BodyText2"/>
        <w:spacing w:before="0" w:after="0" w:line="360" w:lineRule="auto"/>
        <w:jc w:val="center"/>
        <w:rPr>
          <w:color w:val="FF0000"/>
          <w:sz w:val="32"/>
        </w:rPr>
      </w:pPr>
      <w:r w:rsidRPr="00541801">
        <w:rPr>
          <w:noProof/>
          <w:color w:val="FF0000"/>
          <w:sz w:val="32"/>
          <w:lang w:val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20671D3" wp14:editId="2C49A5C9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1047750" cy="6515100"/>
                <wp:effectExtent l="0" t="0" r="0" b="19050"/>
                <wp:wrapNone/>
                <wp:docPr id="2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7750" cy="6515100"/>
                          <a:chOff x="1260" y="180"/>
                          <a:chExt cx="1440" cy="15480"/>
                        </a:xfrm>
                      </wpg:grpSpPr>
                      <wps:wsp>
                        <wps:cNvPr id="2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80"/>
                            <a:ext cx="1322" cy="15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74FB9B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FE52209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4576AA5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8A2F856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F1DBE27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314BFDF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E11C8D1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B51EF0B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14C28E0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1C8F5D6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58BF220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4D4983A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AE0EAC6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19B7197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3618886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FBF27EA" w14:textId="77777777" w:rsidR="00E86BDC" w:rsidRDefault="00E86BDC" w:rsidP="00093F73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337" y="360"/>
                            <a:ext cx="1363" cy="13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5644E" w14:textId="77777777" w:rsidR="00E86BDC" w:rsidRPr="00151601" w:rsidRDefault="00E86BDC" w:rsidP="0015160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</w:rPr>
                              </w:pPr>
                              <w:r w:rsidRPr="00151601">
                                <w:t>PROTÓTIPO DE UM SISTEMA DE INFORMAÇÃO PARA A GESTÃO DE PROCESSOS JUDICIAIS NO TRIBUNAIS DOS MENORES DA CIDADE DE MAPUTO</w:t>
                              </w:r>
                            </w:p>
                            <w:p w14:paraId="68B5F626" w14:textId="77777777" w:rsidR="00E86BDC" w:rsidRPr="00151601" w:rsidRDefault="00E86BDC" w:rsidP="00151601">
                              <w:pPr>
                                <w:spacing w:before="0" w:after="0"/>
                                <w:jc w:val="center"/>
                                <w:rPr>
                                  <w:b/>
                                </w:rPr>
                              </w:pPr>
                              <w:r w:rsidRPr="00151601">
                                <w:rPr>
                                  <w:b/>
                                </w:rPr>
                                <w:t>Rui Fernandes D’ Inácio Guirrugo</w:t>
                              </w:r>
                            </w:p>
                            <w:p w14:paraId="27B10CB6" w14:textId="77777777" w:rsidR="00E86BDC" w:rsidRPr="00093F73" w:rsidRDefault="00E86BDC" w:rsidP="00151601">
                              <w:pPr>
                                <w:spacing w:before="0" w:after="0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671D3" id="Group 34" o:spid="_x0000_s1026" style="position:absolute;left:0;text-align:left;margin-left:0;margin-top:26.9pt;width:82.5pt;height:513pt;z-index:251656192;mso-position-horizontal:left;mso-position-horizontal-relative:margin" coordorigin="1260,180" coordsize="1440,1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" o:spid="_x0000_s1027" type="#_x0000_t202" style="position:absolute;left:1260;top:180;width:1322;height:1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14:paraId="2174FB9B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1FE52209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34576AA5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18A2F856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3F1DBE27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7314BFDF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7E11C8D1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0B51EF0B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614C28E0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41C8F5D6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558BF220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74D4983A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1AE0EAC6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419B7197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03618886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  <w:p w14:paraId="4FBF27EA" w14:textId="77777777" w:rsidR="00E86BDC" w:rsidRDefault="00E86BDC" w:rsidP="00093F73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v:shape id="Text Box 36" o:spid="_x0000_s1028" type="#_x0000_t202" style="position:absolute;left:1337;top:360;width:1363;height:13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6D15644E" w14:textId="77777777" w:rsidR="00E86BDC" w:rsidRPr="00151601" w:rsidRDefault="00E86BDC" w:rsidP="00151601">
                        <w:pPr>
                          <w:spacing w:before="0" w:after="0"/>
                          <w:jc w:val="center"/>
                          <w:rPr>
                            <w:b/>
                          </w:rPr>
                        </w:pPr>
                        <w:r w:rsidRPr="00151601">
                          <w:t>PROTÓTIPO DE UM SISTEMA DE INFORMAÇÃO PARA A GESTÃO DE PROCESSOS JUDICIAIS NO TRIBUNAIS DOS MENORES DA CIDADE DE MAPUTO</w:t>
                        </w:r>
                      </w:p>
                      <w:p w14:paraId="68B5F626" w14:textId="77777777" w:rsidR="00E86BDC" w:rsidRPr="00151601" w:rsidRDefault="00E86BDC" w:rsidP="00151601">
                        <w:pPr>
                          <w:spacing w:before="0" w:after="0"/>
                          <w:jc w:val="center"/>
                          <w:rPr>
                            <w:b/>
                          </w:rPr>
                        </w:pPr>
                        <w:r w:rsidRPr="00151601">
                          <w:rPr>
                            <w:b/>
                          </w:rPr>
                          <w:t>Rui Fernandes D’ Inácio Guirrugo</w:t>
                        </w:r>
                      </w:p>
                      <w:p w14:paraId="27B10CB6" w14:textId="77777777" w:rsidR="00E86BDC" w:rsidRPr="00093F73" w:rsidRDefault="00E86BDC" w:rsidP="00151601">
                        <w:pPr>
                          <w:spacing w:before="0" w:after="0"/>
                          <w:rPr>
                            <w:b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16116DF" w14:textId="77777777" w:rsidR="00913927" w:rsidRPr="00AC1E3A" w:rsidRDefault="003A3F35" w:rsidP="00AA169F">
      <w:pPr>
        <w:pStyle w:val="Title"/>
        <w:spacing w:before="0" w:after="0"/>
        <w:rPr>
          <w:rFonts w:cs="Times New Roman"/>
          <w:sz w:val="24"/>
          <w:szCs w:val="24"/>
        </w:rPr>
      </w:pPr>
      <w:r w:rsidRPr="00AC1E3A">
        <w:rPr>
          <w:rFonts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069ECB5" wp14:editId="1AAAA9A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92175" cy="7457440"/>
                <wp:effectExtent l="13335" t="13970" r="8890" b="5715"/>
                <wp:wrapNone/>
                <wp:docPr id="2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175" cy="7457440"/>
                          <a:chOff x="1260" y="180"/>
                          <a:chExt cx="1440" cy="15480"/>
                        </a:xfrm>
                      </wpg:grpSpPr>
                      <wps:wsp>
                        <wps:cNvPr id="2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80"/>
                            <a:ext cx="1440" cy="15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F6541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9AC52B8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2EE2A18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5D1BEFA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A9831A5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BB562F4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8A20693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AE330BC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8D17562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6912FAE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ADF0273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86DC041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5756C95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14D36A58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DA3801F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476EA0C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0FD9E74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CB4CF03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F767E21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FD1A23D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  <w:r w:rsidRPr="003B3387">
                                <w:rPr>
                                  <w:b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3210EE82" wp14:editId="4E9ABE67">
                                    <wp:extent cx="485775" cy="923925"/>
                                    <wp:effectExtent l="0" t="0" r="0" b="0"/>
                                    <wp:docPr id="34" name="Picture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85775" cy="923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849C75D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1722662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3375125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C30E697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B0AE2C8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BAAE7C5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68A7DF4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A0EF08D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A2F352D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017E506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FBA03AE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E2BDE49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3FB7994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173DB57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4B25166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7E9AA1E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A303410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64A2A9E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651E350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E8A4DD3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2AD888B9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5001D85B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1D5E8E8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65501EB" w14:textId="77777777" w:rsidR="00E86BDC" w:rsidRPr="003076C3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637751A" w14:textId="77777777" w:rsidR="00E86BDC" w:rsidRPr="003076C3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48945364" w14:textId="77777777" w:rsidR="00E86BDC" w:rsidRDefault="00E86BDC" w:rsidP="00913927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D50015C" w14:textId="77777777" w:rsidR="00E86BDC" w:rsidRPr="003B3387" w:rsidRDefault="00E86BDC" w:rsidP="00913927">
                              <w:pPr>
                                <w:rPr>
                                  <w:b/>
                                </w:rPr>
                              </w:pPr>
                              <w:r w:rsidRPr="003B3387">
                                <w:rPr>
                                  <w:b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218752B5" wp14:editId="5F7CA2B3">
                                    <wp:extent cx="485775" cy="1047750"/>
                                    <wp:effectExtent l="0" t="0" r="0" b="0"/>
                                    <wp:docPr id="35" name="Picture 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85775" cy="1047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60"/>
                            <a:ext cx="1260" cy="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73CAA" w14:textId="77777777" w:rsidR="00E86BDC" w:rsidRPr="00913927" w:rsidRDefault="00E86BDC" w:rsidP="00913927">
                              <w:pPr>
                                <w:spacing w:line="180" w:lineRule="exact"/>
                                <w:jc w:val="center"/>
                              </w:pPr>
                            </w:p>
                            <w:p w14:paraId="2DAF108A" w14:textId="77777777" w:rsidR="00E86BDC" w:rsidRPr="003B309E" w:rsidRDefault="00E86BDC" w:rsidP="00093F73">
                              <w:pPr>
                                <w:ind w:left="3600" w:firstLine="72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913927">
                                <w:rPr>
                                  <w:b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913927">
                                <w:rPr>
                                  <w:b/>
                                  <w:sz w:val="28"/>
                                  <w:szCs w:val="28"/>
                                </w:rPr>
                                <w:instrText xml:space="preserve"> MACROBUTTON  AcceptAllChangesInDoc "[Insera  o Título do projecto final do curso]" </w:instrText>
                              </w:r>
                              <w:r w:rsidRPr="00913927">
                                <w:rPr>
                                  <w:b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9ECB5" id="Group 31" o:spid="_x0000_s1029" style="position:absolute;left:0;text-align:left;margin-left:0;margin-top:0;width:70.25pt;height:587.2pt;z-index:251655168" coordorigin="1260,180" coordsize="1440,1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">
                <v:shape id="Text Box 32" o:spid="_x0000_s1030" type="#_x0000_t202" style="position:absolute;left:1260;top:180;width:1440;height:1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<v:textbox>
                    <w:txbxContent>
                      <w:p w14:paraId="400F6541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29AC52B8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52EE2A18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15D1BEFA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2A9831A5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2BB562F4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68A20693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2AE330BC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68D17562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46912FAE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4ADF0273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686DC041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55756C95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14D36A58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0DA3801F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5476EA0C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70FD9E74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4CB4CF03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4F767E21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0FD1A23D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  <w:r w:rsidRPr="003B3387">
                          <w:rPr>
                            <w:b/>
                            <w:noProof/>
                            <w:lang w:val="en-US"/>
                          </w:rPr>
                          <w:drawing>
                            <wp:inline distT="0" distB="0" distL="0" distR="0" wp14:anchorId="3210EE82" wp14:editId="4E9ABE67">
                              <wp:extent cx="485775" cy="923925"/>
                              <wp:effectExtent l="0" t="0" r="0" b="0"/>
                              <wp:docPr id="34" name="Picture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5775" cy="923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849C75D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41722662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53375125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0C30E697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4B0AE2C8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7BAAE7C5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668A7DF4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6A0EF08D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5A2F352D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6017E506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0FBA03AE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6E2BDE49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23FB7994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0173DB57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54B25166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57E9AA1E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3A303410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664A2A9E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4651E350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4E8A4DD3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2AD888B9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5001D85B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71D5E8E8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365501EB" w14:textId="77777777" w:rsidR="00E86BDC" w:rsidRPr="003076C3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7637751A" w14:textId="77777777" w:rsidR="00E86BDC" w:rsidRPr="003076C3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48945364" w14:textId="77777777" w:rsidR="00E86BDC" w:rsidRDefault="00E86BDC" w:rsidP="00913927">
                        <w:pPr>
                          <w:rPr>
                            <w:b/>
                          </w:rPr>
                        </w:pPr>
                      </w:p>
                      <w:p w14:paraId="7D50015C" w14:textId="77777777" w:rsidR="00E86BDC" w:rsidRPr="003B3387" w:rsidRDefault="00E86BDC" w:rsidP="00913927">
                        <w:pPr>
                          <w:rPr>
                            <w:b/>
                          </w:rPr>
                        </w:pPr>
                        <w:r w:rsidRPr="003B3387">
                          <w:rPr>
                            <w:b/>
                            <w:noProof/>
                            <w:lang w:val="en-US"/>
                          </w:rPr>
                          <w:drawing>
                            <wp:inline distT="0" distB="0" distL="0" distR="0" wp14:anchorId="218752B5" wp14:editId="5F7CA2B3">
                              <wp:extent cx="485775" cy="1047750"/>
                              <wp:effectExtent l="0" t="0" r="0" b="0"/>
                              <wp:docPr id="35" name="Picture 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5775" cy="1047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3" o:spid="_x0000_s1031" type="#_x0000_t202" style="position:absolute;left:1440;top:360;width:1260;height:1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21073CAA" w14:textId="77777777" w:rsidR="00E86BDC" w:rsidRPr="00913927" w:rsidRDefault="00E86BDC" w:rsidP="00913927">
                        <w:pPr>
                          <w:spacing w:line="180" w:lineRule="exact"/>
                          <w:jc w:val="center"/>
                        </w:pPr>
                      </w:p>
                      <w:p w14:paraId="2DAF108A" w14:textId="77777777" w:rsidR="00E86BDC" w:rsidRPr="003B309E" w:rsidRDefault="00E86BDC" w:rsidP="00093F73">
                        <w:pPr>
                          <w:ind w:left="3600" w:firstLine="72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913927">
                          <w:rPr>
                            <w:b/>
                            <w:sz w:val="28"/>
                            <w:szCs w:val="28"/>
                          </w:rPr>
                          <w:fldChar w:fldCharType="begin"/>
                        </w:r>
                        <w:r w:rsidRPr="00913927">
                          <w:rPr>
                            <w:b/>
                            <w:sz w:val="28"/>
                            <w:szCs w:val="28"/>
                          </w:rPr>
                          <w:instrText xml:space="preserve"> MACROBUTTON  AcceptAllChangesInDoc "[Insera  o Título do projecto final do curso]" </w:instrText>
                        </w:r>
                        <w:r w:rsidRPr="00913927">
                          <w:rPr>
                            <w:b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B70FE7" w14:textId="77777777" w:rsidR="00913927" w:rsidRPr="00AC1E3A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7DE9CECE" w14:textId="77777777" w:rsidR="00913927" w:rsidRPr="00AC1E3A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0DAFC1E3" w14:textId="77777777" w:rsidR="00913927" w:rsidRPr="00AC1E3A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2AADDE3C" w14:textId="77777777" w:rsidR="00913927" w:rsidRPr="00AC1E3A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6B33632F" w14:textId="77777777" w:rsidR="00913927" w:rsidRPr="00AC1E3A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2D70F58A" w14:textId="77777777" w:rsidR="00913927" w:rsidRPr="00AC1E3A" w:rsidRDefault="00913927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61888586" w14:textId="77777777" w:rsidR="00913927" w:rsidRPr="00093F73" w:rsidRDefault="00913927" w:rsidP="00AA169F">
      <w:pPr>
        <w:pStyle w:val="Title"/>
        <w:spacing w:before="0" w:after="0"/>
        <w:rPr>
          <w:rFonts w:ascii="Arial" w:hAnsi="Arial"/>
          <w:sz w:val="24"/>
          <w:szCs w:val="24"/>
        </w:rPr>
      </w:pPr>
    </w:p>
    <w:p w14:paraId="4D775014" w14:textId="77777777" w:rsidR="00AC1E3A" w:rsidRDefault="00AC1E3A" w:rsidP="00AA169F">
      <w:pPr>
        <w:pStyle w:val="Title"/>
        <w:spacing w:before="0" w:after="0"/>
        <w:rPr>
          <w:rFonts w:cs="Times New Roman"/>
          <w:sz w:val="28"/>
          <w:szCs w:val="28"/>
        </w:rPr>
      </w:pPr>
    </w:p>
    <w:p w14:paraId="7547E668" w14:textId="77777777" w:rsidR="00AC1E3A" w:rsidRPr="00AC1E3A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625F0722" w14:textId="77777777" w:rsidR="00AC1E3A" w:rsidRPr="00AC1E3A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72A19E28" w14:textId="77777777" w:rsidR="00AC1E3A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3D3D5992" w14:textId="77777777" w:rsidR="00AC1E3A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75A20563" w14:textId="77777777" w:rsidR="00AC1E3A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63B58E84" w14:textId="77777777" w:rsidR="00AC1E3A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472938FE" w14:textId="77777777" w:rsidR="00AC1E3A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137C365A" w14:textId="77777777" w:rsidR="00AC1E3A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1F3DD883" w14:textId="77777777" w:rsidR="00AC1E3A" w:rsidRDefault="00AC1E3A" w:rsidP="00AA169F">
      <w:pPr>
        <w:pStyle w:val="Title"/>
        <w:spacing w:before="0" w:after="0"/>
        <w:rPr>
          <w:rFonts w:cs="Times New Roman"/>
          <w:sz w:val="22"/>
          <w:szCs w:val="22"/>
        </w:rPr>
      </w:pPr>
    </w:p>
    <w:p w14:paraId="22A7EDD0" w14:textId="77777777" w:rsidR="00AC1E3A" w:rsidRPr="00AC1E3A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F5AFE56" w14:textId="77777777" w:rsidR="00AC1E3A" w:rsidRPr="00AC1E3A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0DBDE72" w14:textId="77777777" w:rsidR="00AC1E3A" w:rsidRPr="00AC1E3A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DF16D8B" w14:textId="77777777" w:rsidR="00AC1E3A" w:rsidRPr="00AC1E3A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20434D5" w14:textId="77777777" w:rsidR="00AC1E3A" w:rsidRPr="00AC1E3A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66B8B5B" w14:textId="77777777" w:rsidR="00AC1E3A" w:rsidRPr="00AC1E3A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6CE1E8F" w14:textId="77777777" w:rsidR="00AC1E3A" w:rsidRPr="00266CFA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C770386" w14:textId="77777777" w:rsidR="00AC1E3A" w:rsidRPr="00266CFA" w:rsidRDefault="00AC1E3A" w:rsidP="00AA169F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CCF38FE" w14:textId="77777777" w:rsidR="00266CFA" w:rsidRPr="00266CFA" w:rsidRDefault="00266CFA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34CA584B" w14:textId="77777777" w:rsidR="00266CFA" w:rsidRPr="00266CFA" w:rsidRDefault="00266CFA" w:rsidP="00AA169F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51A9FE00" w14:textId="77777777" w:rsidR="00266CFA" w:rsidRDefault="00266CFA" w:rsidP="00AA169F">
      <w:pPr>
        <w:pStyle w:val="Title"/>
        <w:spacing w:before="0" w:after="0"/>
        <w:rPr>
          <w:rFonts w:cs="Times New Roman"/>
          <w:sz w:val="28"/>
          <w:szCs w:val="28"/>
        </w:rPr>
        <w:sectPr w:rsidR="00266CFA" w:rsidSect="00266CFA">
          <w:footerReference w:type="even" r:id="rId10"/>
          <w:pgSz w:w="11907" w:h="16840" w:code="9"/>
          <w:pgMar w:top="1701" w:right="1134" w:bottom="1134" w:left="1701" w:header="720" w:footer="567" w:gutter="0"/>
          <w:pgNumType w:fmt="upperRoman" w:start="1"/>
          <w:cols w:space="720"/>
          <w:docGrid w:linePitch="360"/>
        </w:sectPr>
      </w:pPr>
    </w:p>
    <w:p w14:paraId="01822E28" w14:textId="77777777" w:rsidR="008850C1" w:rsidRPr="0005259B" w:rsidRDefault="00756A9F" w:rsidP="00AA169F">
      <w:pPr>
        <w:spacing w:before="0" w:after="0"/>
        <w:jc w:val="center"/>
        <w:rPr>
          <w:rStyle w:val="HTMLSample"/>
          <w:rFonts w:ascii="Times New Roman" w:hAnsi="Times New Roman" w:cs="Times New Roman"/>
          <w:b/>
          <w:sz w:val="28"/>
          <w:szCs w:val="28"/>
        </w:rPr>
      </w:pPr>
      <w:r w:rsidRPr="0005259B">
        <w:rPr>
          <w:rStyle w:val="HTMLSample"/>
          <w:rFonts w:ascii="Times New Roman" w:hAnsi="Times New Roman" w:cs="Times New Roman"/>
          <w:b/>
          <w:sz w:val="28"/>
          <w:szCs w:val="28"/>
        </w:rPr>
        <w:lastRenderedPageBreak/>
        <w:t>ÍNDICE</w:t>
      </w:r>
    </w:p>
    <w:p w14:paraId="7A315413" w14:textId="77777777" w:rsidR="00554414" w:rsidRPr="0005259B" w:rsidRDefault="00554414" w:rsidP="00AA169F">
      <w:pPr>
        <w:spacing w:before="0" w:after="0"/>
        <w:jc w:val="center"/>
        <w:rPr>
          <w:rStyle w:val="HTMLSample"/>
          <w:rFonts w:ascii="Times New Roman" w:hAnsi="Times New Roman" w:cs="Times New Roman"/>
          <w:b/>
          <w:sz w:val="28"/>
          <w:szCs w:val="28"/>
        </w:rPr>
      </w:pPr>
    </w:p>
    <w:commentRangeStart w:id="2"/>
    <w:commentRangeStart w:id="3"/>
    <w:p w14:paraId="38E67194" w14:textId="74699524" w:rsidR="00560276" w:rsidRDefault="00756A9F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502126">
        <w:fldChar w:fldCharType="begin"/>
      </w:r>
      <w:r w:rsidRPr="00502126">
        <w:instrText xml:space="preserve"> TOC \o "1-3" \h \z \u </w:instrText>
      </w:r>
      <w:r w:rsidRPr="00502126">
        <w:fldChar w:fldCharType="separate"/>
      </w:r>
      <w:hyperlink w:anchor="_Toc440445186" w:history="1">
        <w:r w:rsidR="00560276" w:rsidRPr="00343ACD">
          <w:rPr>
            <w:rStyle w:val="Hyperlink"/>
          </w:rPr>
          <w:t>1 AGRADECIMENTOS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_Toc440445186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IV</w:t>
        </w:r>
        <w:r w:rsidR="00560276">
          <w:rPr>
            <w:webHidden/>
          </w:rPr>
          <w:fldChar w:fldCharType="end"/>
        </w:r>
      </w:hyperlink>
    </w:p>
    <w:p w14:paraId="7BA00F0E" w14:textId="3CE7AF87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187" w:history="1">
        <w:r w:rsidR="00560276" w:rsidRPr="00343ACD">
          <w:rPr>
            <w:rStyle w:val="Hyperlink"/>
          </w:rPr>
          <w:t>2 DEDICATÓRIA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_Toc440445187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V</w:t>
        </w:r>
        <w:r w:rsidR="00560276">
          <w:rPr>
            <w:webHidden/>
          </w:rPr>
          <w:fldChar w:fldCharType="end"/>
        </w:r>
      </w:hyperlink>
    </w:p>
    <w:p w14:paraId="466E998D" w14:textId="5A925D26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188" w:history="1">
        <w:r w:rsidR="00560276" w:rsidRPr="00343ACD">
          <w:rPr>
            <w:rStyle w:val="Hyperlink"/>
          </w:rPr>
          <w:t>3 DECLARAÇÃO DE HONRA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_Toc440445188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VI</w:t>
        </w:r>
        <w:r w:rsidR="00560276">
          <w:rPr>
            <w:webHidden/>
          </w:rPr>
          <w:fldChar w:fldCharType="end"/>
        </w:r>
      </w:hyperlink>
    </w:p>
    <w:p w14:paraId="1C058DAB" w14:textId="682211B3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189" w:history="1">
        <w:r w:rsidR="00560276" w:rsidRPr="00343ACD">
          <w:rPr>
            <w:rStyle w:val="Hyperlink"/>
          </w:rPr>
          <w:t>4 ÍNDICE DE TABELAS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_Toc440445189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VII</w:t>
        </w:r>
        <w:r w:rsidR="00560276">
          <w:rPr>
            <w:webHidden/>
          </w:rPr>
          <w:fldChar w:fldCharType="end"/>
        </w:r>
      </w:hyperlink>
    </w:p>
    <w:p w14:paraId="1C188BA0" w14:textId="62786F55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190" w:history="1">
        <w:r w:rsidR="00560276" w:rsidRPr="00343ACD">
          <w:rPr>
            <w:rStyle w:val="Hyperlink"/>
          </w:rPr>
          <w:t>5 ÍNDICE DE FIGURAS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_Toc440445190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VIII</w:t>
        </w:r>
        <w:r w:rsidR="00560276">
          <w:rPr>
            <w:webHidden/>
          </w:rPr>
          <w:fldChar w:fldCharType="end"/>
        </w:r>
      </w:hyperlink>
    </w:p>
    <w:p w14:paraId="74B13CEF" w14:textId="69B078E7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191" w:history="1">
        <w:r w:rsidR="00560276" w:rsidRPr="00343ACD">
          <w:rPr>
            <w:rStyle w:val="Hyperlink"/>
          </w:rPr>
          <w:t>6 ÍNDICE DE GRÁFICOS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_Toc440445191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IX</w:t>
        </w:r>
        <w:r w:rsidR="00560276">
          <w:rPr>
            <w:webHidden/>
          </w:rPr>
          <w:fldChar w:fldCharType="end"/>
        </w:r>
      </w:hyperlink>
    </w:p>
    <w:p w14:paraId="4E7B856C" w14:textId="31B0583A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192" w:history="1">
        <w:r w:rsidR="00560276" w:rsidRPr="00343ACD">
          <w:rPr>
            <w:rStyle w:val="Hyperlink"/>
          </w:rPr>
          <w:t>7 LISTA DAS ABREVIATURAS UTILIZADAS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_Toc440445192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X</w:t>
        </w:r>
        <w:r w:rsidR="00560276">
          <w:rPr>
            <w:webHidden/>
          </w:rPr>
          <w:fldChar w:fldCharType="end"/>
        </w:r>
      </w:hyperlink>
    </w:p>
    <w:p w14:paraId="73BA6FF3" w14:textId="322C9C79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193" w:history="1">
        <w:r w:rsidR="00560276" w:rsidRPr="00343ACD">
          <w:rPr>
            <w:rStyle w:val="Hyperlink"/>
          </w:rPr>
          <w:t>1 CAPÍTULO 1 - INTRODUÇÃO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_Toc440445193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</w:t>
        </w:r>
        <w:r w:rsidR="00560276">
          <w:rPr>
            <w:webHidden/>
          </w:rPr>
          <w:fldChar w:fldCharType="end"/>
        </w:r>
      </w:hyperlink>
    </w:p>
    <w:p w14:paraId="5265B6CF" w14:textId="3AB23322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194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560276" w:rsidRPr="00343ACD">
          <w:rPr>
            <w:rStyle w:val="Hyperlink"/>
            <w:noProof/>
          </w:rPr>
          <w:t xml:space="preserve"> Justificação do tema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_Toc440445194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1</w:t>
        </w:r>
        <w:r w:rsidR="00560276">
          <w:rPr>
            <w:noProof/>
            <w:webHidden/>
          </w:rPr>
          <w:fldChar w:fldCharType="end"/>
        </w:r>
      </w:hyperlink>
    </w:p>
    <w:p w14:paraId="23231504" w14:textId="1BE1B8E5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195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560276" w:rsidRPr="00343ACD">
          <w:rPr>
            <w:rStyle w:val="Hyperlink"/>
            <w:noProof/>
          </w:rPr>
          <w:t xml:space="preserve"> Desenho teórico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_Toc440445195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</w:t>
        </w:r>
        <w:r w:rsidR="00560276">
          <w:rPr>
            <w:noProof/>
            <w:webHidden/>
          </w:rPr>
          <w:fldChar w:fldCharType="end"/>
        </w:r>
      </w:hyperlink>
    </w:p>
    <w:p w14:paraId="13EA10EC" w14:textId="5801AD7C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196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1.2.1.</w:t>
        </w:r>
        <w:r w:rsidR="00560276" w:rsidRPr="00343ACD">
          <w:rPr>
            <w:rStyle w:val="Hyperlink"/>
          </w:rPr>
          <w:t xml:space="preserve"> Problemática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_Toc440445196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</w:t>
        </w:r>
        <w:r w:rsidR="00560276">
          <w:rPr>
            <w:webHidden/>
          </w:rPr>
          <w:fldChar w:fldCharType="end"/>
        </w:r>
      </w:hyperlink>
    </w:p>
    <w:p w14:paraId="1597F8BE" w14:textId="23733CD4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197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1.2.2.</w:t>
        </w:r>
        <w:r w:rsidR="00560276" w:rsidRPr="00343ACD">
          <w:rPr>
            <w:rStyle w:val="Hyperlink"/>
          </w:rPr>
          <w:t xml:space="preserve"> Problema de investigação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_Toc440445197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</w:t>
        </w:r>
        <w:r w:rsidR="00560276">
          <w:rPr>
            <w:webHidden/>
          </w:rPr>
          <w:fldChar w:fldCharType="end"/>
        </w:r>
      </w:hyperlink>
    </w:p>
    <w:p w14:paraId="022E3DAF" w14:textId="5CE168D0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198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1.2.3.</w:t>
        </w:r>
        <w:r w:rsidR="00560276" w:rsidRPr="00343ACD">
          <w:rPr>
            <w:rStyle w:val="Hyperlink"/>
          </w:rPr>
          <w:t xml:space="preserve"> Objecto de investigação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_Toc440445198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</w:t>
        </w:r>
        <w:r w:rsidR="00560276">
          <w:rPr>
            <w:webHidden/>
          </w:rPr>
          <w:fldChar w:fldCharType="end"/>
        </w:r>
      </w:hyperlink>
    </w:p>
    <w:p w14:paraId="43011FF1" w14:textId="5F27DBBE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199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1.2.4.</w:t>
        </w:r>
        <w:r w:rsidR="00560276" w:rsidRPr="00343ACD">
          <w:rPr>
            <w:rStyle w:val="Hyperlink"/>
          </w:rPr>
          <w:t xml:space="preserve"> Objectivo geral de investigação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_Toc440445199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</w:t>
        </w:r>
        <w:r w:rsidR="00560276">
          <w:rPr>
            <w:webHidden/>
          </w:rPr>
          <w:fldChar w:fldCharType="end"/>
        </w:r>
      </w:hyperlink>
    </w:p>
    <w:p w14:paraId="1D333154" w14:textId="60775390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00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1.2.5.</w:t>
        </w:r>
        <w:r w:rsidR="00560276" w:rsidRPr="00343ACD">
          <w:rPr>
            <w:rStyle w:val="Hyperlink"/>
          </w:rPr>
          <w:t xml:space="preserve"> Perguntas investigação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_Toc440445200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3</w:t>
        </w:r>
        <w:r w:rsidR="00560276">
          <w:rPr>
            <w:webHidden/>
          </w:rPr>
          <w:fldChar w:fldCharType="end"/>
        </w:r>
      </w:hyperlink>
    </w:p>
    <w:p w14:paraId="4FF826A7" w14:textId="55D8BC50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01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560276" w:rsidRPr="00343ACD">
          <w:rPr>
            <w:rStyle w:val="Hyperlink"/>
            <w:noProof/>
          </w:rPr>
          <w:t xml:space="preserve"> Metodologia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_Toc440445201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4</w:t>
        </w:r>
        <w:r w:rsidR="00560276">
          <w:rPr>
            <w:noProof/>
            <w:webHidden/>
          </w:rPr>
          <w:fldChar w:fldCharType="end"/>
        </w:r>
      </w:hyperlink>
    </w:p>
    <w:p w14:paraId="7DEFA4EA" w14:textId="038558D6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02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1.3.1.</w:t>
        </w:r>
        <w:r w:rsidR="00560276" w:rsidRPr="00343ACD">
          <w:rPr>
            <w:rStyle w:val="Hyperlink"/>
          </w:rPr>
          <w:t xml:space="preserve"> Abordagem da investigação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_Toc440445202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4</w:t>
        </w:r>
        <w:r w:rsidR="00560276">
          <w:rPr>
            <w:webHidden/>
          </w:rPr>
          <w:fldChar w:fldCharType="end"/>
        </w:r>
      </w:hyperlink>
    </w:p>
    <w:p w14:paraId="6D969373" w14:textId="5B3366DF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03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1.3.2.</w:t>
        </w:r>
        <w:r w:rsidR="00560276" w:rsidRPr="00343ACD">
          <w:rPr>
            <w:rStyle w:val="Hyperlink"/>
          </w:rPr>
          <w:t xml:space="preserve"> Hipótese / questões a ideia a defender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_Toc440445203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4</w:t>
        </w:r>
        <w:r w:rsidR="00560276">
          <w:rPr>
            <w:webHidden/>
          </w:rPr>
          <w:fldChar w:fldCharType="end"/>
        </w:r>
      </w:hyperlink>
    </w:p>
    <w:p w14:paraId="44A39917" w14:textId="4F5AC468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04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1.3.3.</w:t>
        </w:r>
        <w:r w:rsidR="00560276" w:rsidRPr="00343ACD">
          <w:rPr>
            <w:rStyle w:val="Hyperlink"/>
          </w:rPr>
          <w:t xml:space="preserve"> Métodos de investigação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_Toc440445204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4</w:t>
        </w:r>
        <w:r w:rsidR="00560276">
          <w:rPr>
            <w:webHidden/>
          </w:rPr>
          <w:fldChar w:fldCharType="end"/>
        </w:r>
      </w:hyperlink>
    </w:p>
    <w:p w14:paraId="5334DA00" w14:textId="73F43E37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05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1.3.4.</w:t>
        </w:r>
        <w:r w:rsidR="00560276" w:rsidRPr="00343ACD">
          <w:rPr>
            <w:rStyle w:val="Hyperlink"/>
          </w:rPr>
          <w:t xml:space="preserve"> Tarefas da investigação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_Toc440445205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5</w:t>
        </w:r>
        <w:r w:rsidR="00560276">
          <w:rPr>
            <w:webHidden/>
          </w:rPr>
          <w:fldChar w:fldCharType="end"/>
        </w:r>
      </w:hyperlink>
    </w:p>
    <w:p w14:paraId="2D9C1941" w14:textId="7D0C8997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07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560276" w:rsidRPr="00343ACD">
          <w:rPr>
            <w:rStyle w:val="Hyperlink"/>
            <w:noProof/>
          </w:rPr>
          <w:t xml:space="preserve"> Estrutura do relatório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_Toc440445207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6</w:t>
        </w:r>
        <w:r w:rsidR="00560276">
          <w:rPr>
            <w:noProof/>
            <w:webHidden/>
          </w:rPr>
          <w:fldChar w:fldCharType="end"/>
        </w:r>
      </w:hyperlink>
    </w:p>
    <w:p w14:paraId="588191A0" w14:textId="4E511831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208" w:history="1">
        <w:r w:rsidR="00560276" w:rsidRPr="00343ACD">
          <w:rPr>
            <w:rStyle w:val="Hyperlink"/>
          </w:rPr>
          <w:t>2 CApítulo 2 -  MARCO TEÓRICO- CONCEITUAL DA iNVESTIGAÇÃO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_Toc440445208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7</w:t>
        </w:r>
        <w:r w:rsidR="00560276">
          <w:rPr>
            <w:webHidden/>
          </w:rPr>
          <w:fldChar w:fldCharType="end"/>
        </w:r>
      </w:hyperlink>
    </w:p>
    <w:p w14:paraId="7DBC9E1C" w14:textId="5EB49FE6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09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560276" w:rsidRPr="00343ACD">
          <w:rPr>
            <w:rStyle w:val="Hyperlink"/>
            <w:noProof/>
          </w:rPr>
          <w:t xml:space="preserve"> Antecedentes do objecto e do problema de investigação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_Toc440445209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7</w:t>
        </w:r>
        <w:r w:rsidR="00560276">
          <w:rPr>
            <w:noProof/>
            <w:webHidden/>
          </w:rPr>
          <w:fldChar w:fldCharType="end"/>
        </w:r>
      </w:hyperlink>
    </w:p>
    <w:p w14:paraId="480A8318" w14:textId="37F4CD13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10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2.1.1.</w:t>
        </w:r>
        <w:r w:rsidR="00560276" w:rsidRPr="00343ACD">
          <w:rPr>
            <w:rStyle w:val="Hyperlink"/>
          </w:rPr>
          <w:t xml:space="preserve"> Gestão de processos (Workflow)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_Toc440445210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7</w:t>
        </w:r>
        <w:r w:rsidR="00560276">
          <w:rPr>
            <w:webHidden/>
          </w:rPr>
          <w:fldChar w:fldCharType="end"/>
        </w:r>
      </w:hyperlink>
    </w:p>
    <w:p w14:paraId="56541159" w14:textId="43578347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11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560276" w:rsidRPr="00343ACD">
          <w:rPr>
            <w:rStyle w:val="Hyperlink"/>
            <w:noProof/>
          </w:rPr>
          <w:t xml:space="preserve"> Bases teóricas da investigação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_Toc440445211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7</w:t>
        </w:r>
        <w:r w:rsidR="00560276">
          <w:rPr>
            <w:noProof/>
            <w:webHidden/>
          </w:rPr>
          <w:fldChar w:fldCharType="end"/>
        </w:r>
      </w:hyperlink>
    </w:p>
    <w:p w14:paraId="722A772B" w14:textId="75D09D40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12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2.2.1.</w:t>
        </w:r>
        <w:r w:rsidR="00560276" w:rsidRPr="00343ACD">
          <w:rPr>
            <w:rStyle w:val="Hyperlink"/>
          </w:rPr>
          <w:t xml:space="preserve"> Software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_Toc440445212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7</w:t>
        </w:r>
        <w:r w:rsidR="00560276">
          <w:rPr>
            <w:webHidden/>
          </w:rPr>
          <w:fldChar w:fldCharType="end"/>
        </w:r>
      </w:hyperlink>
    </w:p>
    <w:p w14:paraId="622AA5C7" w14:textId="4A0C714F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13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2.2.2.</w:t>
        </w:r>
        <w:r w:rsidR="00560276" w:rsidRPr="00343ACD">
          <w:rPr>
            <w:rStyle w:val="Hyperlink"/>
          </w:rPr>
          <w:t xml:space="preserve"> Tipos de software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_Toc440445213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7</w:t>
        </w:r>
        <w:r w:rsidR="00560276">
          <w:rPr>
            <w:webHidden/>
          </w:rPr>
          <w:fldChar w:fldCharType="end"/>
        </w:r>
      </w:hyperlink>
    </w:p>
    <w:p w14:paraId="1926B88F" w14:textId="72F7BBFA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14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2.2.3.</w:t>
        </w:r>
        <w:r w:rsidR="00560276" w:rsidRPr="00343ACD">
          <w:rPr>
            <w:rStyle w:val="Hyperlink"/>
          </w:rPr>
          <w:t xml:space="preserve"> Software modelo espiral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_Toc440445214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9</w:t>
        </w:r>
        <w:r w:rsidR="00560276">
          <w:rPr>
            <w:webHidden/>
          </w:rPr>
          <w:fldChar w:fldCharType="end"/>
        </w:r>
      </w:hyperlink>
    </w:p>
    <w:p w14:paraId="7D8303B0" w14:textId="48D94B54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15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2.2.4.</w:t>
        </w:r>
        <w:r w:rsidR="00560276" w:rsidRPr="00343ACD">
          <w:rPr>
            <w:rStyle w:val="Hyperlink"/>
          </w:rPr>
          <w:t xml:space="preserve"> Software SIG – Sistema de informações gerenciais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_Toc440445215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9</w:t>
        </w:r>
        <w:r w:rsidR="00560276">
          <w:rPr>
            <w:webHidden/>
          </w:rPr>
          <w:fldChar w:fldCharType="end"/>
        </w:r>
      </w:hyperlink>
    </w:p>
    <w:p w14:paraId="26316A8E" w14:textId="3F1B5191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16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2.2.5.</w:t>
        </w:r>
        <w:r w:rsidR="00560276" w:rsidRPr="00343ACD">
          <w:rPr>
            <w:rStyle w:val="Hyperlink"/>
          </w:rPr>
          <w:t xml:space="preserve"> Software SAD – Sistemas de Apoio a Decisões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_Toc440445216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9</w:t>
        </w:r>
        <w:r w:rsidR="00560276">
          <w:rPr>
            <w:webHidden/>
          </w:rPr>
          <w:fldChar w:fldCharType="end"/>
        </w:r>
      </w:hyperlink>
    </w:p>
    <w:p w14:paraId="50D1878D" w14:textId="184D4E79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17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2.2.6.</w:t>
        </w:r>
        <w:r w:rsidR="00560276" w:rsidRPr="00343ACD">
          <w:rPr>
            <w:rStyle w:val="Hyperlink"/>
          </w:rPr>
          <w:t xml:space="preserve"> Software EIS – Executive Information System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_Toc440445217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9</w:t>
        </w:r>
        <w:r w:rsidR="00560276">
          <w:rPr>
            <w:webHidden/>
          </w:rPr>
          <w:fldChar w:fldCharType="end"/>
        </w:r>
      </w:hyperlink>
    </w:p>
    <w:p w14:paraId="114A0E62" w14:textId="01A365D7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18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2.2.7.</w:t>
        </w:r>
        <w:r w:rsidR="00560276" w:rsidRPr="00343ACD">
          <w:rPr>
            <w:rStyle w:val="Hyperlink"/>
          </w:rPr>
          <w:t xml:space="preserve"> Processo de software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_Toc440445218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9</w:t>
        </w:r>
        <w:r w:rsidR="00560276">
          <w:rPr>
            <w:webHidden/>
          </w:rPr>
          <w:fldChar w:fldCharType="end"/>
        </w:r>
      </w:hyperlink>
    </w:p>
    <w:p w14:paraId="61167721" w14:textId="171B8CE6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19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2.2.8.</w:t>
        </w:r>
        <w:r w:rsidR="00560276" w:rsidRPr="00343ACD">
          <w:rPr>
            <w:rStyle w:val="Hyperlink"/>
          </w:rPr>
          <w:t xml:space="preserve"> Técnicas de Orientação a Objecto (OO)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_Toc440445219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9</w:t>
        </w:r>
        <w:r w:rsidR="00560276">
          <w:rPr>
            <w:webHidden/>
          </w:rPr>
          <w:fldChar w:fldCharType="end"/>
        </w:r>
      </w:hyperlink>
    </w:p>
    <w:p w14:paraId="35E5094D" w14:textId="36DDCB62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20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2.2.9.</w:t>
        </w:r>
        <w:r w:rsidR="00560276" w:rsidRPr="00343ACD">
          <w:rPr>
            <w:rStyle w:val="Hyperlink"/>
          </w:rPr>
          <w:t xml:space="preserve"> Sistemas de gestão de base de dados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_Toc440445220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10</w:t>
        </w:r>
        <w:r w:rsidR="00560276">
          <w:rPr>
            <w:webHidden/>
          </w:rPr>
          <w:fldChar w:fldCharType="end"/>
        </w:r>
      </w:hyperlink>
    </w:p>
    <w:p w14:paraId="2EA2A06C" w14:textId="114F5D30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21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2.2.10.</w:t>
        </w:r>
        <w:r w:rsidR="00560276" w:rsidRPr="00343ACD">
          <w:rPr>
            <w:rStyle w:val="Hyperlink"/>
          </w:rPr>
          <w:t xml:space="preserve"> Sistemas De Informação Baseados Em Computador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_Toc440445221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13</w:t>
        </w:r>
        <w:r w:rsidR="00560276">
          <w:rPr>
            <w:webHidden/>
          </w:rPr>
          <w:fldChar w:fldCharType="end"/>
        </w:r>
      </w:hyperlink>
    </w:p>
    <w:p w14:paraId="2FF113B8" w14:textId="25D16CCF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22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2.2.11.</w:t>
        </w:r>
        <w:r w:rsidR="00560276" w:rsidRPr="00343ACD">
          <w:rPr>
            <w:rStyle w:val="Hyperlink"/>
          </w:rPr>
          <w:t xml:space="preserve"> Interfaces gráficas em Java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_Toc440445222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14</w:t>
        </w:r>
        <w:r w:rsidR="00560276">
          <w:rPr>
            <w:webHidden/>
          </w:rPr>
          <w:fldChar w:fldCharType="end"/>
        </w:r>
      </w:hyperlink>
    </w:p>
    <w:p w14:paraId="4E8E546E" w14:textId="2DC7B0A7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23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2.2.12.</w:t>
        </w:r>
        <w:r w:rsidR="00560276" w:rsidRPr="00343ACD">
          <w:rPr>
            <w:rStyle w:val="Hyperlink"/>
          </w:rPr>
          <w:t xml:space="preserve"> Look And Feel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_Toc440445223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14</w:t>
        </w:r>
        <w:r w:rsidR="00560276">
          <w:rPr>
            <w:webHidden/>
          </w:rPr>
          <w:fldChar w:fldCharType="end"/>
        </w:r>
      </w:hyperlink>
    </w:p>
    <w:p w14:paraId="4549F0F4" w14:textId="6DAA6D23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24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2.2.13.</w:t>
        </w:r>
        <w:r w:rsidR="00560276" w:rsidRPr="00343ACD">
          <w:rPr>
            <w:rStyle w:val="Hyperlink"/>
          </w:rPr>
          <w:t xml:space="preserve"> UML (Unified Modelling Language)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_Toc440445224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14</w:t>
        </w:r>
        <w:r w:rsidR="00560276">
          <w:rPr>
            <w:webHidden/>
          </w:rPr>
          <w:fldChar w:fldCharType="end"/>
        </w:r>
      </w:hyperlink>
    </w:p>
    <w:p w14:paraId="40AD972F" w14:textId="52615766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25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2.2.14.</w:t>
        </w:r>
        <w:r w:rsidR="00560276" w:rsidRPr="00343ACD">
          <w:rPr>
            <w:rStyle w:val="Hyperlink"/>
          </w:rPr>
          <w:t xml:space="preserve"> Prototipagem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_Toc440445225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16</w:t>
        </w:r>
        <w:r w:rsidR="00560276">
          <w:rPr>
            <w:webHidden/>
          </w:rPr>
          <w:fldChar w:fldCharType="end"/>
        </w:r>
      </w:hyperlink>
    </w:p>
    <w:p w14:paraId="5E8DB80B" w14:textId="7AF11CBA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26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2.2.15.</w:t>
        </w:r>
        <w:r w:rsidR="00560276" w:rsidRPr="00343ACD">
          <w:rPr>
            <w:rStyle w:val="Hyperlink"/>
          </w:rPr>
          <w:t xml:space="preserve"> Digitalização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_Toc440445226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16</w:t>
        </w:r>
        <w:r w:rsidR="00560276">
          <w:rPr>
            <w:webHidden/>
          </w:rPr>
          <w:fldChar w:fldCharType="end"/>
        </w:r>
      </w:hyperlink>
    </w:p>
    <w:p w14:paraId="7DDA7341" w14:textId="709B19E3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27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2.2.16.</w:t>
        </w:r>
        <w:r w:rsidR="00560276" w:rsidRPr="00343ACD">
          <w:rPr>
            <w:rStyle w:val="Hyperlink"/>
          </w:rPr>
          <w:t xml:space="preserve"> Metodologias de Desenvolvimento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_Toc440445227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16</w:t>
        </w:r>
        <w:r w:rsidR="00560276">
          <w:rPr>
            <w:webHidden/>
          </w:rPr>
          <w:fldChar w:fldCharType="end"/>
        </w:r>
      </w:hyperlink>
    </w:p>
    <w:p w14:paraId="40848F15" w14:textId="04F84F13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28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560276" w:rsidRPr="00343ACD">
          <w:rPr>
            <w:rStyle w:val="Hyperlink"/>
            <w:noProof/>
          </w:rPr>
          <w:t xml:space="preserve"> Definição conceitual e operacional das variáveis de investigação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_Toc440445228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17</w:t>
        </w:r>
        <w:r w:rsidR="00560276">
          <w:rPr>
            <w:noProof/>
            <w:webHidden/>
          </w:rPr>
          <w:fldChar w:fldCharType="end"/>
        </w:r>
      </w:hyperlink>
    </w:p>
    <w:p w14:paraId="3871E5E1" w14:textId="3E1DC222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29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2.3.1.</w:t>
        </w:r>
        <w:r w:rsidR="00560276" w:rsidRPr="00343ACD">
          <w:rPr>
            <w:rStyle w:val="Hyperlink"/>
          </w:rPr>
          <w:t xml:space="preserve"> Segurança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_Toc440445229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17</w:t>
        </w:r>
        <w:r w:rsidR="00560276">
          <w:rPr>
            <w:webHidden/>
          </w:rPr>
          <w:fldChar w:fldCharType="end"/>
        </w:r>
      </w:hyperlink>
    </w:p>
    <w:p w14:paraId="048CCCFF" w14:textId="48F4C31C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30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2.3.2.</w:t>
        </w:r>
        <w:r w:rsidR="00560276" w:rsidRPr="00343ACD">
          <w:rPr>
            <w:rStyle w:val="Hyperlink"/>
          </w:rPr>
          <w:t xml:space="preserve"> Integridade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_Toc440445230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17</w:t>
        </w:r>
        <w:r w:rsidR="00560276">
          <w:rPr>
            <w:webHidden/>
          </w:rPr>
          <w:fldChar w:fldCharType="end"/>
        </w:r>
      </w:hyperlink>
    </w:p>
    <w:p w14:paraId="28A10777" w14:textId="254E1FE8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31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2.3.3.</w:t>
        </w:r>
        <w:r w:rsidR="00560276" w:rsidRPr="00343ACD">
          <w:rPr>
            <w:rStyle w:val="Hyperlink"/>
          </w:rPr>
          <w:t xml:space="preserve"> Confidencialidade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_Toc440445231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17</w:t>
        </w:r>
        <w:r w:rsidR="00560276">
          <w:rPr>
            <w:webHidden/>
          </w:rPr>
          <w:fldChar w:fldCharType="end"/>
        </w:r>
      </w:hyperlink>
    </w:p>
    <w:p w14:paraId="44A815E1" w14:textId="7B42D70D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32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2.3.4.</w:t>
        </w:r>
        <w:r w:rsidR="00560276" w:rsidRPr="00343ACD">
          <w:rPr>
            <w:rStyle w:val="Hyperlink"/>
          </w:rPr>
          <w:t xml:space="preserve"> Disponibilidade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_Toc440445232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17</w:t>
        </w:r>
        <w:r w:rsidR="00560276">
          <w:rPr>
            <w:webHidden/>
          </w:rPr>
          <w:fldChar w:fldCharType="end"/>
        </w:r>
      </w:hyperlink>
    </w:p>
    <w:p w14:paraId="7F5C34AC" w14:textId="393FC376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233" w:history="1">
        <w:r w:rsidR="00560276" w:rsidRPr="00343ACD">
          <w:rPr>
            <w:rStyle w:val="Hyperlink"/>
          </w:rPr>
          <w:t>3 CApítulo 3 - MARCO CONTEXTUAL DA INVESTIGAÇÃO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_Toc440445233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18</w:t>
        </w:r>
        <w:r w:rsidR="00560276">
          <w:rPr>
            <w:webHidden/>
          </w:rPr>
          <w:fldChar w:fldCharType="end"/>
        </w:r>
      </w:hyperlink>
    </w:p>
    <w:p w14:paraId="0F5DA5D2" w14:textId="048502F2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34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560276" w:rsidRPr="00343ACD">
          <w:rPr>
            <w:rStyle w:val="Hyperlink"/>
            <w:noProof/>
          </w:rPr>
          <w:t xml:space="preserve"> Caracterização sócio - histórica, geográfica, política, … do objecto de investigação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_Toc440445234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18</w:t>
        </w:r>
        <w:r w:rsidR="00560276">
          <w:rPr>
            <w:noProof/>
            <w:webHidden/>
          </w:rPr>
          <w:fldChar w:fldCharType="end"/>
        </w:r>
      </w:hyperlink>
    </w:p>
    <w:p w14:paraId="16AF1C2B" w14:textId="57631982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35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 w:rsidR="00560276" w:rsidRPr="00343ACD">
          <w:rPr>
            <w:rStyle w:val="Hyperlink"/>
          </w:rPr>
          <w:t xml:space="preserve"> Tribunal dos Menores da Cidade de Maputo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_Toc440445235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18</w:t>
        </w:r>
        <w:r w:rsidR="00560276">
          <w:rPr>
            <w:webHidden/>
          </w:rPr>
          <w:fldChar w:fldCharType="end"/>
        </w:r>
      </w:hyperlink>
    </w:p>
    <w:p w14:paraId="56D85DE9" w14:textId="170A5820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36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 w:rsidR="00560276" w:rsidRPr="00343ACD">
          <w:rPr>
            <w:rStyle w:val="Hyperlink"/>
          </w:rPr>
          <w:t xml:space="preserve"> Missão do Tribunal dos menos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_Toc440445236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18</w:t>
        </w:r>
        <w:r w:rsidR="00560276">
          <w:rPr>
            <w:webHidden/>
          </w:rPr>
          <w:fldChar w:fldCharType="end"/>
        </w:r>
      </w:hyperlink>
    </w:p>
    <w:p w14:paraId="459787A4" w14:textId="63EBB74E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37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3.1.3.</w:t>
        </w:r>
        <w:r w:rsidR="00560276" w:rsidRPr="00343ACD">
          <w:rPr>
            <w:rStyle w:val="Hyperlink"/>
          </w:rPr>
          <w:t xml:space="preserve"> Estrutura Orgânica do Tribunal dos Menores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_Toc440445237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18</w:t>
        </w:r>
        <w:r w:rsidR="00560276">
          <w:rPr>
            <w:webHidden/>
          </w:rPr>
          <w:fldChar w:fldCharType="end"/>
        </w:r>
      </w:hyperlink>
    </w:p>
    <w:p w14:paraId="613B69CE" w14:textId="7F3143B2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38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560276" w:rsidRPr="00343ACD">
          <w:rPr>
            <w:rStyle w:val="Hyperlink"/>
            <w:noProof/>
          </w:rPr>
          <w:t xml:space="preserve"> Estado actual do objecto da investigação (descrição e evidencias empíricas do contexto de investigação)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_Toc440445238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19</w:t>
        </w:r>
        <w:r w:rsidR="00560276">
          <w:rPr>
            <w:noProof/>
            <w:webHidden/>
          </w:rPr>
          <w:fldChar w:fldCharType="end"/>
        </w:r>
      </w:hyperlink>
    </w:p>
    <w:p w14:paraId="3F56EBC3" w14:textId="5A536CEA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39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3.2.1.</w:t>
        </w:r>
        <w:r w:rsidR="00560276" w:rsidRPr="00343ACD">
          <w:rPr>
            <w:rStyle w:val="Hyperlink"/>
          </w:rPr>
          <w:t xml:space="preserve"> Ciclo de Vida do processo judicial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_Toc440445239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19</w:t>
        </w:r>
        <w:r w:rsidR="00560276">
          <w:rPr>
            <w:webHidden/>
          </w:rPr>
          <w:fldChar w:fldCharType="end"/>
        </w:r>
      </w:hyperlink>
    </w:p>
    <w:p w14:paraId="049F6F36" w14:textId="609A45A4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40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3.2.2.</w:t>
        </w:r>
        <w:r w:rsidR="00560276" w:rsidRPr="00343ACD">
          <w:rPr>
            <w:rStyle w:val="Hyperlink"/>
          </w:rPr>
          <w:t xml:space="preserve"> Deficiências do actual sistema de gestão de Processos Judiciais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_Toc440445240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21</w:t>
        </w:r>
        <w:r w:rsidR="00560276">
          <w:rPr>
            <w:webHidden/>
          </w:rPr>
          <w:fldChar w:fldCharType="end"/>
        </w:r>
      </w:hyperlink>
    </w:p>
    <w:p w14:paraId="737A1626" w14:textId="6D49CE9D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241" w:history="1">
        <w:r w:rsidR="00560276" w:rsidRPr="00343ACD">
          <w:rPr>
            <w:rStyle w:val="Hyperlink"/>
          </w:rPr>
          <w:t>4 CApÍtulo 4 - METODOLOGIA DE RESOLUÇÃO DO PROBLEMA E APRESENTAÇÃO DE RESULTADOS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_Toc440445241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22</w:t>
        </w:r>
        <w:r w:rsidR="00560276">
          <w:rPr>
            <w:webHidden/>
          </w:rPr>
          <w:fldChar w:fldCharType="end"/>
        </w:r>
      </w:hyperlink>
    </w:p>
    <w:p w14:paraId="2DB09E1A" w14:textId="2683D17E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42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560276" w:rsidRPr="00343ACD">
          <w:rPr>
            <w:rStyle w:val="Hyperlink"/>
            <w:noProof/>
          </w:rPr>
          <w:t xml:space="preserve"> Introdução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_Toc440445242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22</w:t>
        </w:r>
        <w:r w:rsidR="00560276">
          <w:rPr>
            <w:noProof/>
            <w:webHidden/>
          </w:rPr>
          <w:fldChar w:fldCharType="end"/>
        </w:r>
      </w:hyperlink>
    </w:p>
    <w:p w14:paraId="6BAE0D4E" w14:textId="0B0C5E74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43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560276" w:rsidRPr="00343ACD">
          <w:rPr>
            <w:rStyle w:val="Hyperlink"/>
            <w:noProof/>
          </w:rPr>
          <w:t xml:space="preserve"> Metodologias de desenvolvimento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_Toc440445243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22</w:t>
        </w:r>
        <w:r w:rsidR="00560276">
          <w:rPr>
            <w:noProof/>
            <w:webHidden/>
          </w:rPr>
          <w:fldChar w:fldCharType="end"/>
        </w:r>
      </w:hyperlink>
    </w:p>
    <w:p w14:paraId="0F415C94" w14:textId="7DCE9D95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44" w:history="1">
        <w:r w:rsidR="00560276" w:rsidRPr="00343ACD">
          <w:rPr>
            <w:rStyle w:val="Hyperlink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560276" w:rsidRPr="00343ACD">
          <w:rPr>
            <w:rStyle w:val="Hyperlink"/>
            <w:noProof/>
          </w:rPr>
          <w:t xml:space="preserve"> Ferramentas e tecnologias utilizadas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_Toc440445244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22</w:t>
        </w:r>
        <w:r w:rsidR="00560276">
          <w:rPr>
            <w:noProof/>
            <w:webHidden/>
          </w:rPr>
          <w:fldChar w:fldCharType="end"/>
        </w:r>
      </w:hyperlink>
    </w:p>
    <w:p w14:paraId="59895B54" w14:textId="5D993D02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45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 w:rsidR="00560276" w:rsidRPr="00343ACD">
          <w:rPr>
            <w:rStyle w:val="Hyperlink"/>
          </w:rPr>
          <w:t xml:space="preserve"> Ferramentas de modelação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_Toc440445245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22</w:t>
        </w:r>
        <w:r w:rsidR="00560276">
          <w:rPr>
            <w:webHidden/>
          </w:rPr>
          <w:fldChar w:fldCharType="end"/>
        </w:r>
      </w:hyperlink>
    </w:p>
    <w:p w14:paraId="05817CE3" w14:textId="0C6A129D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46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 w:rsidR="00560276" w:rsidRPr="00343ACD">
          <w:rPr>
            <w:rStyle w:val="Hyperlink"/>
          </w:rPr>
          <w:t xml:space="preserve"> Tecnologias de desenvolvimento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_Toc440445246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22</w:t>
        </w:r>
        <w:r w:rsidR="00560276">
          <w:rPr>
            <w:webHidden/>
          </w:rPr>
          <w:fldChar w:fldCharType="end"/>
        </w:r>
      </w:hyperlink>
    </w:p>
    <w:p w14:paraId="53A0BBFF" w14:textId="68E256F8" w:rsidR="00560276" w:rsidRDefault="00CD06D3">
      <w:pPr>
        <w:pStyle w:val="TOC3"/>
        <w:rPr>
          <w:rFonts w:asciiTheme="minorHAnsi" w:eastAsiaTheme="minorEastAsia" w:hAnsiTheme="minorHAnsi" w:cstheme="minorBidi"/>
          <w:b w:val="0"/>
          <w:bCs w:val="0"/>
          <w:szCs w:val="22"/>
          <w:lang w:val="en-US"/>
        </w:rPr>
      </w:pPr>
      <w:hyperlink w:anchor="_Toc440445247" w:history="1">
        <w:r w:rsidR="00560276" w:rsidRPr="00343ACD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4.3.3.</w:t>
        </w:r>
        <w:r w:rsidR="00560276" w:rsidRPr="00343ACD">
          <w:rPr>
            <w:rStyle w:val="Hyperlink"/>
          </w:rPr>
          <w:t xml:space="preserve"> Ambientes de trabalho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_Toc440445247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22</w:t>
        </w:r>
        <w:r w:rsidR="00560276">
          <w:rPr>
            <w:webHidden/>
          </w:rPr>
          <w:fldChar w:fldCharType="end"/>
        </w:r>
      </w:hyperlink>
    </w:p>
    <w:p w14:paraId="585913EE" w14:textId="6D4D9DD2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48" w:history="1">
        <w:r w:rsidR="00560276" w:rsidRPr="00343ACD">
          <w:rPr>
            <w:rStyle w:val="Hyperlink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</w:t>
        </w:r>
        <w:r w:rsidR="00560276" w:rsidRPr="00343ACD">
          <w:rPr>
            <w:rStyle w:val="Hyperlink"/>
            <w:noProof/>
          </w:rPr>
          <w:t xml:space="preserve"> Engenharia de requisitos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_Toc440445248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22</w:t>
        </w:r>
        <w:r w:rsidR="00560276">
          <w:rPr>
            <w:noProof/>
            <w:webHidden/>
          </w:rPr>
          <w:fldChar w:fldCharType="end"/>
        </w:r>
      </w:hyperlink>
    </w:p>
    <w:p w14:paraId="6C5E79AF" w14:textId="1EB71B8F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49" w:history="1">
        <w:r w:rsidR="00560276" w:rsidRPr="00343ACD">
          <w:rPr>
            <w:rStyle w:val="Hyperlink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4.5.</w:t>
        </w:r>
        <w:r w:rsidR="00560276" w:rsidRPr="00343ACD">
          <w:rPr>
            <w:rStyle w:val="Hyperlink"/>
            <w:noProof/>
          </w:rPr>
          <w:t xml:space="preserve"> Projecto ou desenho do software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_Toc440445249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22</w:t>
        </w:r>
        <w:r w:rsidR="00560276">
          <w:rPr>
            <w:noProof/>
            <w:webHidden/>
          </w:rPr>
          <w:fldChar w:fldCharType="end"/>
        </w:r>
      </w:hyperlink>
    </w:p>
    <w:p w14:paraId="7F6F21CF" w14:textId="0E2D56C0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50" w:history="1">
        <w:r w:rsidR="00560276" w:rsidRPr="00343ACD">
          <w:rPr>
            <w:rStyle w:val="Hyperlink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4.6.</w:t>
        </w:r>
        <w:r w:rsidR="00560276" w:rsidRPr="00343ACD">
          <w:rPr>
            <w:rStyle w:val="Hyperlink"/>
            <w:noProof/>
          </w:rPr>
          <w:t xml:space="preserve"> Implementação ou desenvolvimento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_Toc440445250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22</w:t>
        </w:r>
        <w:r w:rsidR="00560276">
          <w:rPr>
            <w:noProof/>
            <w:webHidden/>
          </w:rPr>
          <w:fldChar w:fldCharType="end"/>
        </w:r>
      </w:hyperlink>
    </w:p>
    <w:p w14:paraId="6571107C" w14:textId="7A9688F8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51" w:history="1">
        <w:r w:rsidR="00560276" w:rsidRPr="00343ACD">
          <w:rPr>
            <w:rStyle w:val="Hyperlink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4.7.</w:t>
        </w:r>
        <w:r w:rsidR="00560276" w:rsidRPr="00343ACD">
          <w:rPr>
            <w:rStyle w:val="Hyperlink"/>
            <w:noProof/>
          </w:rPr>
          <w:t xml:space="preserve"> Verificação e validação (debug)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_Toc440445251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22</w:t>
        </w:r>
        <w:r w:rsidR="00560276">
          <w:rPr>
            <w:noProof/>
            <w:webHidden/>
          </w:rPr>
          <w:fldChar w:fldCharType="end"/>
        </w:r>
      </w:hyperlink>
    </w:p>
    <w:p w14:paraId="3D9262DA" w14:textId="717AEC42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52" w:history="1">
        <w:r w:rsidR="00560276" w:rsidRPr="00343ACD">
          <w:rPr>
            <w:rStyle w:val="Hyperlink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4.8.</w:t>
        </w:r>
        <w:r w:rsidR="00560276" w:rsidRPr="00343ACD">
          <w:rPr>
            <w:rStyle w:val="Hyperlink"/>
            <w:noProof/>
          </w:rPr>
          <w:t xml:space="preserve"> Entrega e manutenção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_Toc440445252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22</w:t>
        </w:r>
        <w:r w:rsidR="00560276">
          <w:rPr>
            <w:noProof/>
            <w:webHidden/>
          </w:rPr>
          <w:fldChar w:fldCharType="end"/>
        </w:r>
      </w:hyperlink>
    </w:p>
    <w:p w14:paraId="33E71E10" w14:textId="21772A06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253" w:history="1">
        <w:r w:rsidR="00560276" w:rsidRPr="00343ACD">
          <w:rPr>
            <w:rStyle w:val="Hyperlink"/>
          </w:rPr>
          <w:t>5 CAPÍTULO 5 - CONCLUSÕES E RECOMENDACÕES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_Toc440445253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23</w:t>
        </w:r>
        <w:r w:rsidR="00560276">
          <w:rPr>
            <w:webHidden/>
          </w:rPr>
          <w:fldChar w:fldCharType="end"/>
        </w:r>
      </w:hyperlink>
    </w:p>
    <w:p w14:paraId="44790F9F" w14:textId="0EA2716E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54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560276" w:rsidRPr="00343ACD">
          <w:rPr>
            <w:rStyle w:val="Hyperlink"/>
            <w:noProof/>
          </w:rPr>
          <w:t xml:space="preserve"> Conclusões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_Toc440445254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23</w:t>
        </w:r>
        <w:r w:rsidR="00560276">
          <w:rPr>
            <w:noProof/>
            <w:webHidden/>
          </w:rPr>
          <w:fldChar w:fldCharType="end"/>
        </w:r>
      </w:hyperlink>
    </w:p>
    <w:p w14:paraId="73592F5C" w14:textId="76E291D0" w:rsidR="00560276" w:rsidRDefault="00CD06D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0445255" w:history="1">
        <w:r w:rsidR="00560276" w:rsidRPr="00343AC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560276" w:rsidRPr="00343ACD">
          <w:rPr>
            <w:rStyle w:val="Hyperlink"/>
            <w:noProof/>
          </w:rPr>
          <w:t xml:space="preserve"> 5.2 Recomendações</w:t>
        </w:r>
        <w:r w:rsidR="00560276">
          <w:rPr>
            <w:noProof/>
            <w:webHidden/>
          </w:rPr>
          <w:tab/>
        </w:r>
        <w:r w:rsidR="00560276">
          <w:rPr>
            <w:noProof/>
            <w:webHidden/>
          </w:rPr>
          <w:fldChar w:fldCharType="begin"/>
        </w:r>
        <w:r w:rsidR="00560276">
          <w:rPr>
            <w:noProof/>
            <w:webHidden/>
          </w:rPr>
          <w:instrText xml:space="preserve"> PAGEREF _Toc440445255 \h </w:instrText>
        </w:r>
        <w:r w:rsidR="00560276">
          <w:rPr>
            <w:noProof/>
            <w:webHidden/>
          </w:rPr>
        </w:r>
        <w:r w:rsidR="00560276">
          <w:rPr>
            <w:noProof/>
            <w:webHidden/>
          </w:rPr>
          <w:fldChar w:fldCharType="separate"/>
        </w:r>
        <w:r w:rsidR="00560276">
          <w:rPr>
            <w:noProof/>
            <w:webHidden/>
          </w:rPr>
          <w:t>23</w:t>
        </w:r>
        <w:r w:rsidR="00560276">
          <w:rPr>
            <w:noProof/>
            <w:webHidden/>
          </w:rPr>
          <w:fldChar w:fldCharType="end"/>
        </w:r>
      </w:hyperlink>
    </w:p>
    <w:p w14:paraId="3F7ACC24" w14:textId="1B8BF5B5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256" w:history="1">
        <w:r w:rsidR="00560276" w:rsidRPr="00343ACD">
          <w:rPr>
            <w:rStyle w:val="Hyperlink"/>
          </w:rPr>
          <w:t>6</w:t>
        </w:r>
        <w:r w:rsidR="00560276" w:rsidRPr="00343ACD">
          <w:rPr>
            <w:rStyle w:val="Hyperlink"/>
            <w:rFonts w:ascii="Verdana" w:hAnsi="Verdana"/>
            <w:lang w:val="es-ES"/>
          </w:rPr>
          <w:t xml:space="preserve"> </w:t>
        </w:r>
        <w:r w:rsidR="00560276" w:rsidRPr="00343ACD">
          <w:rPr>
            <w:rStyle w:val="Hyperlink"/>
          </w:rPr>
          <w:t>REFERÊNCIAS BIBLIOGRÁFICAS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_Toc440445256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24</w:t>
        </w:r>
        <w:r w:rsidR="00560276">
          <w:rPr>
            <w:webHidden/>
          </w:rPr>
          <w:fldChar w:fldCharType="end"/>
        </w:r>
      </w:hyperlink>
    </w:p>
    <w:p w14:paraId="64F65452" w14:textId="38D4C604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257" w:history="1">
        <w:r w:rsidR="00560276" w:rsidRPr="00343ACD">
          <w:rPr>
            <w:rStyle w:val="Hyperlink"/>
          </w:rPr>
          <w:t>7 BIBLIOGRAFIA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_Toc440445257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26</w:t>
        </w:r>
        <w:r w:rsidR="00560276">
          <w:rPr>
            <w:webHidden/>
          </w:rPr>
          <w:fldChar w:fldCharType="end"/>
        </w:r>
      </w:hyperlink>
    </w:p>
    <w:p w14:paraId="590DC66C" w14:textId="678F170A" w:rsidR="00560276" w:rsidRDefault="00CD06D3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hyperlink w:anchor="_Toc440445258" w:history="1">
        <w:r w:rsidR="00560276" w:rsidRPr="00343ACD">
          <w:rPr>
            <w:rStyle w:val="Hyperlink"/>
          </w:rPr>
          <w:t>8 ANEXOS</w:t>
        </w:r>
        <w:r w:rsidR="00560276">
          <w:rPr>
            <w:webHidden/>
          </w:rPr>
          <w:tab/>
        </w:r>
        <w:r w:rsidR="00560276">
          <w:rPr>
            <w:webHidden/>
          </w:rPr>
          <w:fldChar w:fldCharType="begin"/>
        </w:r>
        <w:r w:rsidR="00560276">
          <w:rPr>
            <w:webHidden/>
          </w:rPr>
          <w:instrText xml:space="preserve"> PAGEREF _Toc440445258 \h </w:instrText>
        </w:r>
        <w:r w:rsidR="00560276">
          <w:rPr>
            <w:webHidden/>
          </w:rPr>
        </w:r>
        <w:r w:rsidR="00560276">
          <w:rPr>
            <w:webHidden/>
          </w:rPr>
          <w:fldChar w:fldCharType="separate"/>
        </w:r>
        <w:r w:rsidR="00560276">
          <w:rPr>
            <w:webHidden/>
          </w:rPr>
          <w:t>28</w:t>
        </w:r>
        <w:r w:rsidR="00560276">
          <w:rPr>
            <w:webHidden/>
          </w:rPr>
          <w:fldChar w:fldCharType="end"/>
        </w:r>
      </w:hyperlink>
    </w:p>
    <w:p w14:paraId="2B5DE333" w14:textId="70D6972F" w:rsidR="008850C1" w:rsidRPr="0005259B" w:rsidRDefault="00756A9F" w:rsidP="00AA169F">
      <w:pPr>
        <w:pStyle w:val="BodyText"/>
        <w:spacing w:before="0" w:after="0" w:line="360" w:lineRule="auto"/>
        <w:rPr>
          <w:rFonts w:ascii="Times New Roman" w:hAnsi="Times New Roman" w:cs="Times New Roman"/>
          <w:bCs/>
          <w:caps/>
          <w:szCs w:val="24"/>
        </w:rPr>
      </w:pPr>
      <w:r w:rsidRPr="00502126">
        <w:rPr>
          <w:rFonts w:ascii="Times New Roman" w:hAnsi="Times New Roman" w:cs="Times New Roman"/>
          <w:szCs w:val="24"/>
        </w:rPr>
        <w:fldChar w:fldCharType="end"/>
      </w:r>
      <w:commentRangeEnd w:id="2"/>
      <w:commentRangeEnd w:id="3"/>
      <w:r w:rsidR="00A40C16">
        <w:rPr>
          <w:rStyle w:val="CommentReference"/>
          <w:rFonts w:ascii="Verdana" w:hAnsi="Verdana" w:cs="Times New Roman"/>
        </w:rPr>
        <w:commentReference w:id="2"/>
      </w:r>
      <w:r w:rsidR="00A40C16">
        <w:rPr>
          <w:rStyle w:val="CommentReference"/>
          <w:rFonts w:ascii="Verdana" w:hAnsi="Verdana" w:cs="Times New Roman"/>
        </w:rPr>
        <w:commentReference w:id="3"/>
      </w:r>
      <w:r w:rsidR="003A3F35" w:rsidRPr="0005259B">
        <w:rPr>
          <w:rFonts w:ascii="Times New Roman" w:hAnsi="Times New Roman" w:cs="Times New Roman"/>
          <w:bCs/>
          <w:caps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3C4E75" wp14:editId="449A949A">
                <wp:simplePos x="0" y="0"/>
                <wp:positionH relativeFrom="column">
                  <wp:posOffset>0</wp:posOffset>
                </wp:positionH>
                <wp:positionV relativeFrom="paragraph">
                  <wp:posOffset>445770</wp:posOffset>
                </wp:positionV>
                <wp:extent cx="5798820" cy="800100"/>
                <wp:effectExtent l="22860" t="20955" r="26670" b="26670"/>
                <wp:wrapSquare wrapText="bothSides"/>
                <wp:docPr id="2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82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F6920" w14:textId="77777777" w:rsidR="00E86BDC" w:rsidRPr="00C30C05" w:rsidRDefault="00E86BDC" w:rsidP="00410072">
                            <w:pPr>
                              <w:pStyle w:val="BodyText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O índice acima é um índice automático pelo que</w:t>
                            </w:r>
                            <w:r w:rsidRPr="00410072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deve ser actualizado depois de inseridos todos os sub-capítulos no texto. Para tal deve clicar o botão direito do </w:t>
                            </w:r>
                            <w:r w:rsidRPr="00410072">
                              <w:rPr>
                                <w:rFonts w:ascii="Times New Roman" w:hAnsi="Times New Roman" w:cs="Times New Roman"/>
                                <w:i/>
                                <w:color w:val="FF0000"/>
                              </w:rPr>
                              <w:t>mouse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 no campo do índice. </w:t>
                            </w:r>
                          </w:p>
                          <w:p w14:paraId="4AB0E70D" w14:textId="77777777" w:rsidR="00E86BDC" w:rsidRPr="00C30C05" w:rsidRDefault="00E86BDC" w:rsidP="00410072"/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C4E75" id="Text Box 51" o:spid="_x0000_s1032" type="#_x0000_t202" style="position:absolute;left:0;text-align:left;margin-left:0;margin-top:35.1pt;width:456.6pt;height:63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" strokecolor="red" strokeweight="3pt">
                <v:textbox>
                  <w:txbxContent>
                    <w:p w14:paraId="7B3F6920" w14:textId="77777777" w:rsidR="00E86BDC" w:rsidRPr="00C30C05" w:rsidRDefault="00E86BDC" w:rsidP="00410072">
                      <w:pPr>
                        <w:pStyle w:val="BodyText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O índice acima é um índice automático pelo que</w:t>
                      </w:r>
                      <w:r w:rsidRPr="00410072"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deve ser actualizado depois de inseridos todos os sub-capítulos no texto. Para tal deve clicar o botão direito do </w:t>
                      </w:r>
                      <w:r w:rsidRPr="00410072">
                        <w:rPr>
                          <w:rFonts w:ascii="Times New Roman" w:hAnsi="Times New Roman" w:cs="Times New Roman"/>
                          <w:i/>
                          <w:color w:val="FF0000"/>
                        </w:rPr>
                        <w:t>mouse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 no campo do índice. </w:t>
                      </w:r>
                    </w:p>
                    <w:p w14:paraId="4AB0E70D" w14:textId="77777777" w:rsidR="00E86BDC" w:rsidRPr="00C30C05" w:rsidRDefault="00E86BDC" w:rsidP="00410072"/>
                  </w:txbxContent>
                </v:textbox>
                <w10:wrap type="square"/>
              </v:shape>
            </w:pict>
          </mc:Fallback>
        </mc:AlternateContent>
      </w:r>
    </w:p>
    <w:p w14:paraId="4BE1DD64" w14:textId="77777777" w:rsidR="008850C1" w:rsidRPr="0005259B" w:rsidRDefault="008850C1" w:rsidP="00AA169F">
      <w:pPr>
        <w:pStyle w:val="BodyText"/>
        <w:spacing w:before="0" w:after="0" w:line="360" w:lineRule="auto"/>
        <w:rPr>
          <w:rFonts w:ascii="Times New Roman" w:hAnsi="Times New Roman" w:cs="Times New Roman"/>
          <w:b/>
          <w:bCs/>
          <w:caps/>
          <w:szCs w:val="24"/>
        </w:rPr>
      </w:pPr>
    </w:p>
    <w:p w14:paraId="32F71235" w14:textId="77777777" w:rsidR="008850C1" w:rsidRPr="0005259B" w:rsidRDefault="008850C1" w:rsidP="00AF2243">
      <w:pPr>
        <w:pStyle w:val="Heading1"/>
        <w:pPrChange w:id="4" w:author="rui guirrugo" w:date="2016-05-29T21:22:00Z">
          <w:pPr>
            <w:pStyle w:val="Heading1"/>
          </w:pPr>
        </w:pPrChange>
      </w:pPr>
      <w:bookmarkStart w:id="5" w:name="_Toc440445186"/>
      <w:r w:rsidRPr="0005259B">
        <w:lastRenderedPageBreak/>
        <w:t>AGRADECIMENTOS</w:t>
      </w:r>
      <w:bookmarkEnd w:id="5"/>
    </w:p>
    <w:p w14:paraId="4B823CAA" w14:textId="77777777" w:rsidR="008850C1" w:rsidRPr="0005259B" w:rsidRDefault="008850C1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5E5E358D" w14:textId="77777777" w:rsidR="00BB0B4B" w:rsidRPr="0005259B" w:rsidRDefault="003A3F35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05259B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943B753" wp14:editId="35DCF41F">
                <wp:simplePos x="0" y="0"/>
                <wp:positionH relativeFrom="column">
                  <wp:posOffset>0</wp:posOffset>
                </wp:positionH>
                <wp:positionV relativeFrom="paragraph">
                  <wp:posOffset>502920</wp:posOffset>
                </wp:positionV>
                <wp:extent cx="5798820" cy="617220"/>
                <wp:effectExtent l="22860" t="19050" r="26670" b="20955"/>
                <wp:wrapSquare wrapText="bothSides"/>
                <wp:docPr id="1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8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97C67" w14:textId="77777777" w:rsidR="00E86BDC" w:rsidRPr="00C30C05" w:rsidRDefault="00E86BDC" w:rsidP="00C30C05">
                            <w:pPr>
                              <w:pStyle w:val="BodyText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C30C0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Enunciar os agradecimentos e reconhecimentos do autor 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Cs w:val="24"/>
                              </w:rPr>
                              <w:t>nomes das</w:t>
                            </w:r>
                            <w:r w:rsidRPr="00C30C05">
                              <w:rPr>
                                <w:rFonts w:ascii="Times New Roman" w:hAnsi="Times New Roman" w:cs="Times New Roman"/>
                                <w:color w:val="FF0000"/>
                                <w:szCs w:val="24"/>
                              </w:rPr>
                              <w:t xml:space="preserve"> pes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Cs w:val="24"/>
                              </w:rPr>
                              <w:t xml:space="preserve">soas e </w:t>
                            </w:r>
                            <w:r w:rsidRPr="00C30C05">
                              <w:rPr>
                                <w:rFonts w:ascii="Times New Roman" w:hAnsi="Times New Roman" w:cs="Times New Roman"/>
                                <w:color w:val="FF0000"/>
                                <w:szCs w:val="24"/>
                              </w:rPr>
                              <w:t>seus respectivos cargos nas instituições)</w:t>
                            </w:r>
                            <w:r w:rsidRPr="00C30C0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.</w:t>
                            </w:r>
                          </w:p>
                          <w:p w14:paraId="2D864C44" w14:textId="77777777" w:rsidR="00E86BDC" w:rsidRPr="00C30C05" w:rsidRDefault="00E86BDC" w:rsidP="00C30C05"/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3B753" id="Text Box 4" o:spid="_x0000_s1033" type="#_x0000_t202" style="position:absolute;left:0;text-align:left;margin-left:0;margin-top:39.6pt;width:456.6pt;height:48.6pt;z-index:251652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" strokecolor="red" strokeweight="3pt">
                <v:textbox>
                  <w:txbxContent>
                    <w:p w14:paraId="37D97C67" w14:textId="77777777" w:rsidR="00E86BDC" w:rsidRPr="00C30C05" w:rsidRDefault="00E86BDC" w:rsidP="00C30C05">
                      <w:pPr>
                        <w:pStyle w:val="BodyText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C30C05">
                        <w:rPr>
                          <w:rFonts w:ascii="Times New Roman" w:hAnsi="Times New Roman" w:cs="Times New Roman"/>
                          <w:color w:val="FF0000"/>
                        </w:rPr>
                        <w:t>Enunciar os agradecimentos e reconhecimentos do autor (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Cs w:val="24"/>
                        </w:rPr>
                        <w:t>nomes das</w:t>
                      </w:r>
                      <w:r w:rsidRPr="00C30C05">
                        <w:rPr>
                          <w:rFonts w:ascii="Times New Roman" w:hAnsi="Times New Roman" w:cs="Times New Roman"/>
                          <w:color w:val="FF0000"/>
                          <w:szCs w:val="24"/>
                        </w:rPr>
                        <w:t xml:space="preserve"> pes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Cs w:val="24"/>
                        </w:rPr>
                        <w:t xml:space="preserve">soas e </w:t>
                      </w:r>
                      <w:r w:rsidRPr="00C30C05">
                        <w:rPr>
                          <w:rFonts w:ascii="Times New Roman" w:hAnsi="Times New Roman" w:cs="Times New Roman"/>
                          <w:color w:val="FF0000"/>
                          <w:szCs w:val="24"/>
                        </w:rPr>
                        <w:t>seus respectivos cargos nas instituições)</w:t>
                      </w:r>
                      <w:r w:rsidRPr="00C30C05">
                        <w:rPr>
                          <w:rFonts w:ascii="Times New Roman" w:hAnsi="Times New Roman" w:cs="Times New Roman"/>
                          <w:color w:val="FF0000"/>
                        </w:rPr>
                        <w:t>.</w:t>
                      </w:r>
                    </w:p>
                    <w:p w14:paraId="2D864C44" w14:textId="77777777" w:rsidR="00E86BDC" w:rsidRPr="00C30C05" w:rsidRDefault="00E86BDC" w:rsidP="00C30C05"/>
                  </w:txbxContent>
                </v:textbox>
                <w10:wrap type="square"/>
              </v:shape>
            </w:pict>
          </mc:Fallback>
        </mc:AlternateContent>
      </w:r>
      <w:r w:rsidR="00C30C05" w:rsidRPr="0005259B">
        <w:rPr>
          <w:rFonts w:ascii="Times New Roman" w:hAnsi="Times New Roman" w:cs="Times New Roman"/>
          <w:szCs w:val="24"/>
        </w:rPr>
        <w:fldChar w:fldCharType="begin"/>
      </w:r>
      <w:r w:rsidR="00C30C05" w:rsidRPr="0005259B">
        <w:rPr>
          <w:rFonts w:ascii="Times New Roman" w:hAnsi="Times New Roman" w:cs="Times New Roman"/>
          <w:szCs w:val="24"/>
        </w:rPr>
        <w:instrText xml:space="preserve"> MACROBUTTON  AcceptAllChangesInDoc "[Insira o  texto dos Agradecimentos]" </w:instrText>
      </w:r>
      <w:r w:rsidR="00C30C05" w:rsidRPr="0005259B">
        <w:rPr>
          <w:rFonts w:ascii="Times New Roman" w:hAnsi="Times New Roman" w:cs="Times New Roman"/>
          <w:szCs w:val="24"/>
        </w:rPr>
        <w:fldChar w:fldCharType="end"/>
      </w:r>
    </w:p>
    <w:p w14:paraId="5F393C5C" w14:textId="77777777" w:rsidR="00AC2AF3" w:rsidRPr="0005259B" w:rsidRDefault="00AC2AF3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31CD82F8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34262D00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379928B9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09BC253D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11ED5B72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59D9E66D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1769BE6A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4EBAA1AD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68D95A63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756D816C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050AF6F0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10AFFB7B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4A4F4A31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5EDE0F98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0809133D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5F33B68B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5DEED2DA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2E1BE5AA" w14:textId="77777777" w:rsidR="005614BD" w:rsidRPr="0005259B" w:rsidRDefault="005614B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7F4676E2" w14:textId="77777777" w:rsidR="005614BD" w:rsidRPr="0005259B" w:rsidRDefault="005614B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4D4BAAEC" w14:textId="77777777" w:rsidR="005614BD" w:rsidRPr="0005259B" w:rsidRDefault="005614B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6AE8EC16" w14:textId="77777777" w:rsidR="005614BD" w:rsidRPr="0005259B" w:rsidRDefault="005614B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04B5E55B" w14:textId="77777777" w:rsidR="005614BD" w:rsidRPr="0005259B" w:rsidRDefault="005614B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512C941F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363B4EB7" w14:textId="77777777" w:rsidR="007715ED" w:rsidRPr="0005259B" w:rsidRDefault="007715ED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1C479A13" w14:textId="77777777" w:rsidR="00C40E53" w:rsidRPr="0005259B" w:rsidRDefault="00C40E53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01EE8B58" w14:textId="77777777" w:rsidR="003D0773" w:rsidRPr="0005259B" w:rsidRDefault="003D0773" w:rsidP="00AA169F">
      <w:pPr>
        <w:pStyle w:val="Title"/>
        <w:spacing w:before="0" w:after="0"/>
        <w:rPr>
          <w:rFonts w:cs="Times New Roman"/>
          <w:sz w:val="28"/>
          <w:szCs w:val="28"/>
        </w:rPr>
      </w:pPr>
    </w:p>
    <w:p w14:paraId="37646A8A" w14:textId="77777777" w:rsidR="00A575F8" w:rsidRPr="0005259B" w:rsidRDefault="00FF271F" w:rsidP="00AF2243">
      <w:pPr>
        <w:pStyle w:val="Heading1"/>
        <w:pPrChange w:id="6" w:author="rui guirrugo" w:date="2016-05-29T21:22:00Z">
          <w:pPr>
            <w:pStyle w:val="Heading1"/>
          </w:pPr>
        </w:pPrChange>
      </w:pPr>
      <w:bookmarkStart w:id="7" w:name="_Toc440445187"/>
      <w:r w:rsidRPr="0005259B">
        <w:lastRenderedPageBreak/>
        <w:t>DEDICATÓ</w:t>
      </w:r>
      <w:r w:rsidR="0090260F" w:rsidRPr="0005259B">
        <w:t>RIA</w:t>
      </w:r>
      <w:bookmarkEnd w:id="7"/>
    </w:p>
    <w:p w14:paraId="2257F320" w14:textId="77777777" w:rsidR="00F477E0" w:rsidRPr="0005259B" w:rsidRDefault="00F477E0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316C594" w14:textId="77777777" w:rsidR="00BB0B4B" w:rsidRPr="0005259B" w:rsidRDefault="003A3F35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 w:rsidRPr="0005259B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8E2499" wp14:editId="001EEB89">
                <wp:simplePos x="0" y="0"/>
                <wp:positionH relativeFrom="column">
                  <wp:posOffset>0</wp:posOffset>
                </wp:positionH>
                <wp:positionV relativeFrom="paragraph">
                  <wp:posOffset>502920</wp:posOffset>
                </wp:positionV>
                <wp:extent cx="5283200" cy="426720"/>
                <wp:effectExtent l="22860" t="19050" r="27940" b="20955"/>
                <wp:wrapSquare wrapText="bothSides"/>
                <wp:docPr id="1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B94D0" w14:textId="77777777" w:rsidR="00E86BDC" w:rsidRPr="00FF271F" w:rsidRDefault="00E86BDC" w:rsidP="00FF271F">
                            <w:pPr>
                              <w:pStyle w:val="BodyText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Style w:val="shorttext1"/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shd w:val="clear" w:color="auto" w:fill="EBEFF9"/>
                              </w:rPr>
                              <w:t xml:space="preserve">Aqui mencione os nomes das pessoas </w:t>
                            </w:r>
                            <w:r w:rsidRPr="00FF271F">
                              <w:rPr>
                                <w:rStyle w:val="shorttext1"/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shd w:val="clear" w:color="auto" w:fill="EBEFF9"/>
                              </w:rPr>
                              <w:t>ou entidade(s)</w:t>
                            </w:r>
                            <w:r>
                              <w:rPr>
                                <w:rStyle w:val="shorttext1"/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shd w:val="clear" w:color="auto" w:fill="EBEFF9"/>
                              </w:rPr>
                              <w:t xml:space="preserve"> a quem é dedicado o</w:t>
                            </w:r>
                            <w:r w:rsidRPr="00FF271F">
                              <w:rPr>
                                <w:rStyle w:val="shorttext1"/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  <w:shd w:val="clear" w:color="auto" w:fill="EBEFF9"/>
                              </w:rPr>
                              <w:t xml:space="preserve"> trabalho.</w:t>
                            </w:r>
                          </w:p>
                          <w:p w14:paraId="7E08DD8E" w14:textId="77777777" w:rsidR="00E86BDC" w:rsidRPr="00FF271F" w:rsidRDefault="00E86BDC" w:rsidP="00FF271F"/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2499" id="Text Box 5" o:spid="_x0000_s1034" type="#_x0000_t202" style="position:absolute;left:0;text-align:left;margin-left:0;margin-top:39.6pt;width:416pt;height:33.6pt;z-index:2516531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" strokecolor="red" strokeweight="3pt">
                <v:textbox>
                  <w:txbxContent>
                    <w:p w14:paraId="767B94D0" w14:textId="77777777" w:rsidR="00E86BDC" w:rsidRPr="00FF271F" w:rsidRDefault="00E86BDC" w:rsidP="00FF271F">
                      <w:pPr>
                        <w:pStyle w:val="BodyText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Style w:val="shorttext1"/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shd w:val="clear" w:color="auto" w:fill="EBEFF9"/>
                        </w:rPr>
                        <w:t xml:space="preserve">Aqui mencione os nomes das pessoas </w:t>
                      </w:r>
                      <w:r w:rsidRPr="00FF271F">
                        <w:rPr>
                          <w:rStyle w:val="shorttext1"/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shd w:val="clear" w:color="auto" w:fill="EBEFF9"/>
                        </w:rPr>
                        <w:t>ou entidade(s)</w:t>
                      </w:r>
                      <w:r>
                        <w:rPr>
                          <w:rStyle w:val="shorttext1"/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shd w:val="clear" w:color="auto" w:fill="EBEFF9"/>
                        </w:rPr>
                        <w:t xml:space="preserve"> a quem é dedicado o</w:t>
                      </w:r>
                      <w:r w:rsidRPr="00FF271F">
                        <w:rPr>
                          <w:rStyle w:val="shorttext1"/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  <w:shd w:val="clear" w:color="auto" w:fill="EBEFF9"/>
                        </w:rPr>
                        <w:t xml:space="preserve"> trabalho.</w:t>
                      </w:r>
                    </w:p>
                    <w:p w14:paraId="7E08DD8E" w14:textId="77777777" w:rsidR="00E86BDC" w:rsidRPr="00FF271F" w:rsidRDefault="00E86BDC" w:rsidP="00FF271F"/>
                  </w:txbxContent>
                </v:textbox>
                <w10:wrap type="square"/>
              </v:shape>
            </w:pict>
          </mc:Fallback>
        </mc:AlternateContent>
      </w:r>
      <w:r w:rsidR="00C30C05" w:rsidRPr="0005259B">
        <w:rPr>
          <w:rFonts w:ascii="Times New Roman" w:hAnsi="Times New Roman" w:cs="Times New Roman"/>
          <w:szCs w:val="24"/>
        </w:rPr>
        <w:fldChar w:fldCharType="begin"/>
      </w:r>
      <w:r w:rsidR="00C30C05" w:rsidRPr="0005259B">
        <w:rPr>
          <w:rFonts w:ascii="Times New Roman" w:hAnsi="Times New Roman" w:cs="Times New Roman"/>
          <w:szCs w:val="24"/>
        </w:rPr>
        <w:instrText xml:space="preserve"> MACROBUTTON  AcceptAllChangesInDoc "[Insira o texto da  Dedicatória (opcional)]" </w:instrText>
      </w:r>
      <w:r w:rsidR="00C30C05" w:rsidRPr="0005259B">
        <w:rPr>
          <w:rFonts w:ascii="Times New Roman" w:hAnsi="Times New Roman" w:cs="Times New Roman"/>
          <w:szCs w:val="24"/>
        </w:rPr>
        <w:fldChar w:fldCharType="end"/>
      </w:r>
    </w:p>
    <w:p w14:paraId="3BA68606" w14:textId="77777777" w:rsidR="002D318B" w:rsidRPr="0005259B" w:rsidRDefault="002D318B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7E70640D" w14:textId="77777777" w:rsidR="002D318B" w:rsidRPr="0005259B" w:rsidRDefault="002D318B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38BB38B0" w14:textId="77777777" w:rsidR="002D318B" w:rsidRPr="0005259B" w:rsidRDefault="002D318B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017A9C6C" w14:textId="77777777" w:rsidR="002D318B" w:rsidRPr="0005259B" w:rsidRDefault="002D318B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57CF7E99" w14:textId="77777777" w:rsidR="002D318B" w:rsidRPr="0005259B" w:rsidRDefault="002D318B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4E38A998" w14:textId="77777777" w:rsidR="007715ED" w:rsidRPr="0005259B" w:rsidRDefault="007715ED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6ECF14BE" w14:textId="77777777" w:rsidR="007715ED" w:rsidRPr="0005259B" w:rsidRDefault="007715ED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195BA5C7" w14:textId="77777777" w:rsidR="007715ED" w:rsidRPr="0005259B" w:rsidRDefault="007715ED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6BF3745E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75C43960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03DA0234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5D932EC6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7276505F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3FF642AD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6568AB8E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7B8A5613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051521E6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16C225EF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31361033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02184E38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797D7E13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5E5AA6E6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56C1AA08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5EA4E4FF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76F200A5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3D0FBD5E" w14:textId="77777777" w:rsidR="00985253" w:rsidRPr="0005259B" w:rsidRDefault="00985253" w:rsidP="00AA169F">
      <w:pPr>
        <w:pStyle w:val="EstiloSUMARIOPrimeralnea0cmDespus12pto"/>
        <w:spacing w:before="0" w:after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</w:p>
    <w:p w14:paraId="1FE089B4" w14:textId="77777777" w:rsidR="00570AEF" w:rsidRPr="0005259B" w:rsidRDefault="00570AEF" w:rsidP="00AA169F">
      <w:pPr>
        <w:pStyle w:val="Title"/>
        <w:spacing w:before="0" w:after="0"/>
        <w:jc w:val="both"/>
        <w:rPr>
          <w:rFonts w:cs="Times New Roman"/>
          <w:sz w:val="28"/>
          <w:szCs w:val="28"/>
        </w:rPr>
      </w:pPr>
    </w:p>
    <w:p w14:paraId="040F8DF8" w14:textId="77777777" w:rsidR="0024334E" w:rsidRPr="0005259B" w:rsidRDefault="0024334E" w:rsidP="00AF2243">
      <w:pPr>
        <w:pStyle w:val="Heading1"/>
        <w:pPrChange w:id="8" w:author="rui guirrugo" w:date="2016-05-29T21:22:00Z">
          <w:pPr>
            <w:pStyle w:val="Heading1"/>
          </w:pPr>
        </w:pPrChange>
      </w:pPr>
      <w:bookmarkStart w:id="9" w:name="_Toc260760886"/>
      <w:bookmarkStart w:id="10" w:name="_Toc436653508"/>
      <w:bookmarkStart w:id="11" w:name="_Toc440445188"/>
      <w:bookmarkStart w:id="12" w:name="_Toc95113697"/>
      <w:r w:rsidRPr="0005259B">
        <w:lastRenderedPageBreak/>
        <w:t>DECLARAÇÃO DE HONRA</w:t>
      </w:r>
      <w:bookmarkEnd w:id="9"/>
      <w:bookmarkEnd w:id="10"/>
      <w:bookmarkEnd w:id="11"/>
    </w:p>
    <w:p w14:paraId="63C612D2" w14:textId="77777777" w:rsidR="0024334E" w:rsidRPr="0005259B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40CCF72D" w14:textId="77777777" w:rsidR="0024334E" w:rsidRPr="0005259B" w:rsidRDefault="0024334E" w:rsidP="0024334E">
      <w:pPr>
        <w:spacing w:before="0" w:after="0"/>
        <w:ind w:left="720"/>
      </w:pPr>
      <w:r w:rsidRPr="0005259B">
        <w:t xml:space="preserve">Eu, </w:t>
      </w:r>
      <w:r>
        <w:t>Rui Fernandes D’Inácio Guirrugo</w:t>
      </w:r>
      <w:r w:rsidRPr="0005259B">
        <w:t xml:space="preserve"> declaro por minha honra que o presente Projecto Final do Curso é exclusivamente de minha autoria, não constituindo cópia de nenhum trabalho realizado anteriormente e as fontes usadas para a realização do trabalho encontram-se referidas na bibliografia.</w:t>
      </w:r>
    </w:p>
    <w:p w14:paraId="123360FA" w14:textId="77777777" w:rsidR="0024334E" w:rsidRPr="0005259B" w:rsidRDefault="0024334E" w:rsidP="0024334E">
      <w:pPr>
        <w:spacing w:before="0" w:after="0"/>
        <w:ind w:left="1260" w:right="472" w:hanging="810"/>
      </w:pPr>
    </w:p>
    <w:p w14:paraId="581C1250" w14:textId="77777777" w:rsidR="0024334E" w:rsidRPr="0005259B" w:rsidRDefault="0024334E" w:rsidP="0024334E">
      <w:pPr>
        <w:spacing w:before="0" w:after="0"/>
        <w:ind w:left="1260" w:right="472" w:hanging="810"/>
      </w:pPr>
    </w:p>
    <w:p w14:paraId="47F76971" w14:textId="77777777" w:rsidR="0024334E" w:rsidRPr="0005259B" w:rsidRDefault="0024334E" w:rsidP="0024334E">
      <w:pPr>
        <w:spacing w:before="0" w:after="0"/>
        <w:ind w:left="1260" w:right="472" w:hanging="810"/>
      </w:pPr>
    </w:p>
    <w:p w14:paraId="799500D8" w14:textId="77777777" w:rsidR="0024334E" w:rsidRPr="0005259B" w:rsidRDefault="0024334E" w:rsidP="0024334E">
      <w:pPr>
        <w:spacing w:before="0" w:after="0"/>
        <w:ind w:left="1260" w:right="472" w:hanging="810"/>
      </w:pPr>
    </w:p>
    <w:p w14:paraId="644E54C7" w14:textId="77777777" w:rsidR="0024334E" w:rsidRPr="0005259B" w:rsidRDefault="0024334E" w:rsidP="0024334E">
      <w:pPr>
        <w:spacing w:before="0" w:after="0"/>
        <w:ind w:left="1260" w:right="472" w:hanging="810"/>
      </w:pPr>
    </w:p>
    <w:p w14:paraId="2C174F4E" w14:textId="77777777" w:rsidR="0024334E" w:rsidRPr="0005259B" w:rsidRDefault="0024334E" w:rsidP="0024334E">
      <w:pPr>
        <w:spacing w:before="0" w:after="0"/>
        <w:ind w:left="1260" w:right="472" w:hanging="810"/>
      </w:pPr>
    </w:p>
    <w:p w14:paraId="154A243A" w14:textId="77777777" w:rsidR="0024334E" w:rsidRPr="0005259B" w:rsidRDefault="0024334E" w:rsidP="0024334E">
      <w:pPr>
        <w:spacing w:before="0" w:after="0"/>
        <w:ind w:left="1260" w:right="472" w:hanging="810"/>
      </w:pPr>
      <w:r w:rsidRPr="0005259B">
        <w:t xml:space="preserve">         Assinatura: __________________________________</w:t>
      </w:r>
    </w:p>
    <w:p w14:paraId="585C8415" w14:textId="77777777" w:rsidR="0024334E" w:rsidRPr="0005259B" w:rsidRDefault="0024334E" w:rsidP="0024334E">
      <w:pPr>
        <w:spacing w:before="0" w:after="0"/>
        <w:ind w:left="1260" w:right="472" w:hanging="810"/>
      </w:pPr>
    </w:p>
    <w:p w14:paraId="7044109D" w14:textId="77777777" w:rsidR="0024334E" w:rsidRPr="0005259B" w:rsidRDefault="0024334E" w:rsidP="0024334E">
      <w:pPr>
        <w:spacing w:before="0" w:after="0"/>
        <w:ind w:left="1260" w:right="472" w:hanging="810"/>
      </w:pPr>
    </w:p>
    <w:p w14:paraId="7E3E41F4" w14:textId="77777777" w:rsidR="0024334E" w:rsidRPr="0005259B" w:rsidRDefault="0024334E" w:rsidP="0024334E">
      <w:pPr>
        <w:spacing w:before="0" w:after="0"/>
        <w:ind w:left="1260" w:right="472" w:hanging="810"/>
      </w:pPr>
    </w:p>
    <w:p w14:paraId="357535A3" w14:textId="77777777" w:rsidR="0024334E" w:rsidRPr="0005259B" w:rsidRDefault="0024334E" w:rsidP="0024334E">
      <w:pPr>
        <w:spacing w:before="0" w:after="0"/>
        <w:ind w:left="1260" w:right="472" w:hanging="810"/>
      </w:pPr>
    </w:p>
    <w:p w14:paraId="6C977BC3" w14:textId="77777777" w:rsidR="0024334E" w:rsidRPr="0005259B" w:rsidRDefault="0024334E" w:rsidP="0024334E">
      <w:pPr>
        <w:spacing w:before="0" w:after="0"/>
        <w:ind w:left="1260" w:right="472" w:hanging="810"/>
      </w:pPr>
    </w:p>
    <w:p w14:paraId="0A73E7F9" w14:textId="77777777" w:rsidR="0024334E" w:rsidRPr="0005259B" w:rsidRDefault="0024334E" w:rsidP="0024334E">
      <w:pPr>
        <w:spacing w:before="0" w:after="0"/>
        <w:ind w:left="1260" w:right="472" w:hanging="810"/>
      </w:pPr>
    </w:p>
    <w:p w14:paraId="1B96DFF3" w14:textId="77777777" w:rsidR="0024334E" w:rsidRPr="0005259B" w:rsidRDefault="0024334E" w:rsidP="0024334E">
      <w:pPr>
        <w:spacing w:before="0" w:after="0"/>
        <w:ind w:left="1260" w:right="472" w:hanging="810"/>
      </w:pPr>
    </w:p>
    <w:p w14:paraId="061A325D" w14:textId="77777777" w:rsidR="0024334E" w:rsidRPr="0005259B" w:rsidRDefault="0024334E" w:rsidP="0024334E">
      <w:pPr>
        <w:spacing w:before="0" w:after="0"/>
        <w:ind w:left="1260" w:right="472" w:hanging="810"/>
      </w:pPr>
    </w:p>
    <w:p w14:paraId="360ADF65" w14:textId="77777777" w:rsidR="0024334E" w:rsidRPr="0005259B" w:rsidRDefault="0024334E" w:rsidP="0024334E">
      <w:pPr>
        <w:spacing w:before="0" w:after="0"/>
        <w:ind w:left="1260" w:right="472" w:hanging="810"/>
      </w:pPr>
    </w:p>
    <w:p w14:paraId="5A28F5B7" w14:textId="77777777" w:rsidR="0024334E" w:rsidRPr="0005259B" w:rsidRDefault="0024334E" w:rsidP="0024334E">
      <w:pPr>
        <w:spacing w:before="0" w:after="0"/>
        <w:ind w:left="1260" w:right="472" w:hanging="810"/>
      </w:pPr>
    </w:p>
    <w:p w14:paraId="70674704" w14:textId="77777777" w:rsidR="0024334E" w:rsidRPr="0005259B" w:rsidRDefault="0024334E" w:rsidP="0024334E">
      <w:pPr>
        <w:spacing w:before="0" w:after="0"/>
        <w:ind w:left="1260" w:right="472" w:hanging="810"/>
      </w:pPr>
    </w:p>
    <w:p w14:paraId="451C66FA" w14:textId="77777777" w:rsidR="0024334E" w:rsidRPr="0005259B" w:rsidRDefault="0024334E" w:rsidP="0024334E">
      <w:pPr>
        <w:spacing w:before="0" w:after="0"/>
        <w:ind w:left="1260" w:right="472" w:hanging="810"/>
      </w:pPr>
    </w:p>
    <w:p w14:paraId="6DA76ED7" w14:textId="77777777" w:rsidR="0024334E" w:rsidRPr="0005259B" w:rsidRDefault="0024334E" w:rsidP="0024334E">
      <w:pPr>
        <w:spacing w:before="0" w:after="0"/>
        <w:ind w:left="1260" w:right="472" w:hanging="810"/>
      </w:pPr>
    </w:p>
    <w:p w14:paraId="4B542F22" w14:textId="77777777" w:rsidR="0024334E" w:rsidRPr="0005259B" w:rsidRDefault="0024334E" w:rsidP="0024334E">
      <w:pPr>
        <w:spacing w:before="0" w:after="0"/>
        <w:ind w:left="1260" w:right="472" w:hanging="810"/>
      </w:pPr>
    </w:p>
    <w:p w14:paraId="77A0FD18" w14:textId="77777777" w:rsidR="0024334E" w:rsidRPr="0005259B" w:rsidRDefault="0024334E" w:rsidP="0024334E">
      <w:pPr>
        <w:spacing w:before="0" w:after="0"/>
        <w:ind w:left="1260" w:right="472" w:hanging="810"/>
      </w:pPr>
    </w:p>
    <w:p w14:paraId="761A8870" w14:textId="77777777" w:rsidR="0024334E" w:rsidRPr="0005259B" w:rsidRDefault="0024334E" w:rsidP="0024334E">
      <w:pPr>
        <w:spacing w:before="0" w:after="0"/>
        <w:ind w:left="1260" w:right="472" w:hanging="810"/>
      </w:pPr>
    </w:p>
    <w:p w14:paraId="72F1214D" w14:textId="77777777" w:rsidR="0024334E" w:rsidRPr="0005259B" w:rsidRDefault="0024334E" w:rsidP="0024334E">
      <w:pPr>
        <w:spacing w:before="0" w:after="0"/>
        <w:ind w:left="1260" w:right="472" w:hanging="810"/>
        <w:jc w:val="left"/>
      </w:pPr>
    </w:p>
    <w:p w14:paraId="2797877A" w14:textId="77777777" w:rsidR="0024334E" w:rsidRPr="0005259B" w:rsidRDefault="0024334E" w:rsidP="0024334E">
      <w:pPr>
        <w:spacing w:before="0" w:after="0"/>
        <w:ind w:left="1260" w:right="472" w:hanging="810"/>
      </w:pPr>
    </w:p>
    <w:p w14:paraId="7B351A93" w14:textId="77777777" w:rsidR="0024334E" w:rsidRPr="0005259B" w:rsidRDefault="0024334E" w:rsidP="0024334E">
      <w:pPr>
        <w:spacing w:before="0" w:after="0"/>
        <w:ind w:left="1260" w:right="472" w:hanging="810"/>
      </w:pPr>
    </w:p>
    <w:p w14:paraId="3F496FA4" w14:textId="77777777" w:rsidR="0024334E" w:rsidRPr="0005259B" w:rsidRDefault="0024334E" w:rsidP="0024334E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7F4CB254" w14:textId="77777777" w:rsidR="0024334E" w:rsidRPr="0005259B" w:rsidRDefault="0024334E" w:rsidP="00AF2243">
      <w:pPr>
        <w:pStyle w:val="Heading1"/>
        <w:pPrChange w:id="13" w:author="rui guirrugo" w:date="2016-05-29T21:22:00Z">
          <w:pPr>
            <w:pStyle w:val="Heading1"/>
          </w:pPr>
        </w:pPrChange>
      </w:pPr>
      <w:bookmarkStart w:id="14" w:name="_Toc260760888"/>
      <w:bookmarkStart w:id="15" w:name="_Toc436653509"/>
      <w:bookmarkStart w:id="16" w:name="_Toc440445189"/>
      <w:r w:rsidRPr="0005259B">
        <w:t>ÍNDICE DE TABELAS</w:t>
      </w:r>
      <w:bookmarkEnd w:id="14"/>
      <w:bookmarkEnd w:id="15"/>
      <w:bookmarkEnd w:id="16"/>
    </w:p>
    <w:p w14:paraId="3C6232DB" w14:textId="77777777" w:rsidR="0024334E" w:rsidRPr="0005259B" w:rsidRDefault="0024334E" w:rsidP="0024334E">
      <w:pPr>
        <w:pStyle w:val="Title"/>
        <w:spacing w:before="0" w:after="0"/>
        <w:rPr>
          <w:rFonts w:cs="Times New Roman"/>
          <w:sz w:val="24"/>
          <w:szCs w:val="24"/>
        </w:rPr>
      </w:pPr>
    </w:p>
    <w:p w14:paraId="1E45DC98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792C6F4F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38B71D77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63F22A22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5C473444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32ACED58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2F1A1E3D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1806D8C3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59B67912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484F8546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2DB8B130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2172415A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3741D50A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7396B513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77AD8EF0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585182E6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4A17992E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065C5B92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2031AC0F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2CA281E2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715D8B0C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2CAC444C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67C4D1AD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04ACD14A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74E5A586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290BF4E0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4ABDFE21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75CB2023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</w:rPr>
      </w:pPr>
    </w:p>
    <w:p w14:paraId="0C9CCAFD" w14:textId="77777777" w:rsidR="0024334E" w:rsidRPr="0005259B" w:rsidRDefault="0024334E" w:rsidP="00AF2243">
      <w:pPr>
        <w:pStyle w:val="Heading1"/>
        <w:pPrChange w:id="17" w:author="rui guirrugo" w:date="2016-05-29T21:22:00Z">
          <w:pPr>
            <w:pStyle w:val="Heading1"/>
          </w:pPr>
        </w:pPrChange>
      </w:pPr>
      <w:bookmarkStart w:id="18" w:name="_Toc260760889"/>
      <w:bookmarkStart w:id="19" w:name="_Toc436653510"/>
      <w:bookmarkStart w:id="20" w:name="_Toc440445190"/>
      <w:r w:rsidRPr="0005259B">
        <w:t>ÍNDICE DE FIGURAS</w:t>
      </w:r>
      <w:bookmarkEnd w:id="18"/>
      <w:bookmarkEnd w:id="19"/>
      <w:bookmarkEnd w:id="20"/>
      <w:r w:rsidRPr="0005259B">
        <w:t xml:space="preserve"> </w:t>
      </w:r>
    </w:p>
    <w:p w14:paraId="76241184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0C0EB57" w14:textId="77777777" w:rsidR="0024334E" w:rsidRPr="0005259B" w:rsidRDefault="0024334E" w:rsidP="0024334E">
      <w:pPr>
        <w:pStyle w:val="TableofFigures"/>
        <w:spacing w:before="0" w:after="0" w:line="360" w:lineRule="auto"/>
        <w:rPr>
          <w:rStyle w:val="Hyperlink"/>
          <w:color w:val="auto"/>
        </w:rPr>
      </w:pPr>
      <w:r w:rsidRPr="0005259B">
        <w:fldChar w:fldCharType="begin"/>
      </w:r>
      <w:r w:rsidRPr="0005259B">
        <w:instrText xml:space="preserve"> TOC \h \z \c "Table" </w:instrText>
      </w:r>
      <w:r w:rsidRPr="0005259B">
        <w:fldChar w:fldCharType="separate"/>
      </w:r>
    </w:p>
    <w:p w14:paraId="64114225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  <w:r w:rsidRPr="0005259B">
        <w:rPr>
          <w:rFonts w:cs="Times New Roman"/>
          <w:sz w:val="24"/>
          <w:szCs w:val="24"/>
        </w:rPr>
        <w:fldChar w:fldCharType="end"/>
      </w:r>
    </w:p>
    <w:p w14:paraId="0523619B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9643AD2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55315704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0E40E4A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280524EB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86624C2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19D1B11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32426ED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4CF64470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EAC5DB9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55943E4C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326DD60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50777B3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A880756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F8E4B15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0E31A20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36E31FE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580941F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20BF419B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44490B4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570287A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2ACD970E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2C28B98C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162F1F3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BE8B2B2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91C3213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9B9F3D1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DCB8EDC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5348A87" w14:textId="77777777" w:rsidR="0024334E" w:rsidRPr="0005259B" w:rsidRDefault="0024334E" w:rsidP="00AF2243">
      <w:pPr>
        <w:pStyle w:val="Heading1"/>
        <w:pPrChange w:id="21" w:author="rui guirrugo" w:date="2016-05-29T21:22:00Z">
          <w:pPr>
            <w:pStyle w:val="Heading1"/>
          </w:pPr>
        </w:pPrChange>
      </w:pPr>
      <w:bookmarkStart w:id="22" w:name="_Toc260760890"/>
      <w:bookmarkStart w:id="23" w:name="_Toc436653511"/>
      <w:bookmarkStart w:id="24" w:name="_Toc440445191"/>
      <w:r w:rsidRPr="0005259B">
        <w:t>ÍNDICE DE GRÁFICOS</w:t>
      </w:r>
      <w:bookmarkEnd w:id="22"/>
      <w:bookmarkEnd w:id="23"/>
      <w:bookmarkEnd w:id="24"/>
    </w:p>
    <w:p w14:paraId="3BB33994" w14:textId="77777777" w:rsidR="0024334E" w:rsidRPr="0005259B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65B4C91E" w14:textId="77777777" w:rsidR="0024334E" w:rsidRPr="0005259B" w:rsidRDefault="0024334E" w:rsidP="0024334E">
      <w:pPr>
        <w:pStyle w:val="TableofFigures"/>
        <w:spacing w:before="0" w:after="0" w:line="360" w:lineRule="auto"/>
        <w:rPr>
          <w:rStyle w:val="Hyperlink"/>
          <w:color w:val="auto"/>
        </w:rPr>
      </w:pPr>
      <w:r w:rsidRPr="0005259B">
        <w:fldChar w:fldCharType="begin"/>
      </w:r>
      <w:r w:rsidRPr="0005259B">
        <w:instrText xml:space="preserve"> TOC \h \z \c "Table" </w:instrText>
      </w:r>
      <w:r w:rsidRPr="0005259B">
        <w:fldChar w:fldCharType="separate"/>
      </w:r>
    </w:p>
    <w:p w14:paraId="63946262" w14:textId="77777777" w:rsidR="0024334E" w:rsidRPr="0005259B" w:rsidRDefault="0024334E" w:rsidP="0024334E">
      <w:pPr>
        <w:spacing w:before="0" w:after="0"/>
      </w:pPr>
    </w:p>
    <w:p w14:paraId="4E8F2550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  <w:r w:rsidRPr="0005259B">
        <w:rPr>
          <w:rFonts w:cs="Times New Roman"/>
          <w:sz w:val="24"/>
          <w:szCs w:val="24"/>
        </w:rPr>
        <w:fldChar w:fldCharType="end"/>
      </w:r>
    </w:p>
    <w:p w14:paraId="6497547D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C9124DE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74009E1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EC7BD2D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FB14948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F551225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DA5D7C1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E52D76F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4B1FB2BD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A18C86A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43CD567C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77BB3EE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FB285FB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ECAC3D4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3C76718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3CADDB4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48A8485D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AECE8EE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DB0E7CC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6B96855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1E45C06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0AB0F2C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2D71DF48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48FA4E7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5B5D9EF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C765926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346F0E7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394AF8D" w14:textId="77777777" w:rsidR="0024334E" w:rsidRPr="0005259B" w:rsidRDefault="0024334E" w:rsidP="00AF2243">
      <w:pPr>
        <w:pStyle w:val="Heading1"/>
        <w:pPrChange w:id="25" w:author="rui guirrugo" w:date="2016-05-29T21:22:00Z">
          <w:pPr>
            <w:pStyle w:val="Heading1"/>
          </w:pPr>
        </w:pPrChange>
      </w:pPr>
      <w:bookmarkStart w:id="26" w:name="_Toc260760891"/>
      <w:bookmarkStart w:id="27" w:name="_Toc436653512"/>
      <w:bookmarkStart w:id="28" w:name="_Toc440445192"/>
      <w:r w:rsidRPr="0005259B">
        <w:t>LISTA DAS ABREVIATURAS UTILIZADAS</w:t>
      </w:r>
      <w:bookmarkEnd w:id="26"/>
      <w:bookmarkEnd w:id="27"/>
      <w:bookmarkEnd w:id="28"/>
    </w:p>
    <w:p w14:paraId="6A1F81B2" w14:textId="77777777" w:rsidR="0024334E" w:rsidRPr="0005259B" w:rsidRDefault="0024334E" w:rsidP="0024334E">
      <w:pPr>
        <w:pStyle w:val="Title"/>
        <w:spacing w:before="0" w:after="0"/>
        <w:rPr>
          <w:rFonts w:cs="Times New Roman"/>
          <w:sz w:val="24"/>
          <w:szCs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200"/>
        <w:gridCol w:w="6872"/>
      </w:tblGrid>
      <w:tr w:rsidR="0024334E" w:rsidRPr="0005259B" w14:paraId="46C7D075" w14:textId="77777777" w:rsidTr="004000EA">
        <w:tc>
          <w:tcPr>
            <w:tcW w:w="2200" w:type="dxa"/>
          </w:tcPr>
          <w:p w14:paraId="55BF82D2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SGBD</w:t>
            </w:r>
          </w:p>
        </w:tc>
        <w:tc>
          <w:tcPr>
            <w:tcW w:w="6872" w:type="dxa"/>
          </w:tcPr>
          <w:p w14:paraId="2F0AA77A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Sistema de Gestão de Base Dados</w:t>
            </w:r>
          </w:p>
        </w:tc>
      </w:tr>
      <w:tr w:rsidR="0024334E" w:rsidRPr="0005259B" w14:paraId="66450E65" w14:textId="77777777" w:rsidTr="004000EA">
        <w:tc>
          <w:tcPr>
            <w:tcW w:w="2200" w:type="dxa"/>
          </w:tcPr>
          <w:p w14:paraId="7A94E9DF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SO</w:t>
            </w:r>
          </w:p>
        </w:tc>
        <w:tc>
          <w:tcPr>
            <w:tcW w:w="6872" w:type="dxa"/>
          </w:tcPr>
          <w:p w14:paraId="3DDD1A41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Sistema Operativo</w:t>
            </w:r>
          </w:p>
        </w:tc>
      </w:tr>
      <w:tr w:rsidR="0024334E" w:rsidRPr="0005259B" w14:paraId="5931B840" w14:textId="77777777" w:rsidTr="004000EA">
        <w:tc>
          <w:tcPr>
            <w:tcW w:w="2200" w:type="dxa"/>
          </w:tcPr>
          <w:p w14:paraId="02463048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TI</w:t>
            </w:r>
          </w:p>
        </w:tc>
        <w:tc>
          <w:tcPr>
            <w:tcW w:w="6872" w:type="dxa"/>
          </w:tcPr>
          <w:p w14:paraId="59B6E9BC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 xml:space="preserve">Tecnologia de </w:t>
            </w:r>
            <w:r w:rsidR="00905010">
              <w:rPr>
                <w:rFonts w:ascii="Times New Roman" w:hAnsi="Times New Roman"/>
                <w:sz w:val="24"/>
                <w:szCs w:val="24"/>
                <w:lang w:val="pt-PT"/>
              </w:rPr>
              <w:t>Informação</w:t>
            </w:r>
            <w:r>
              <w:rPr>
                <w:rFonts w:ascii="Times New Roman" w:hAnsi="Times New Roman"/>
                <w:sz w:val="24"/>
                <w:szCs w:val="24"/>
                <w:lang w:val="pt-PT"/>
              </w:rPr>
              <w:t xml:space="preserve"> </w:t>
            </w:r>
          </w:p>
        </w:tc>
      </w:tr>
      <w:tr w:rsidR="0024334E" w:rsidRPr="0005259B" w14:paraId="134DBB34" w14:textId="77777777" w:rsidTr="004000EA">
        <w:tc>
          <w:tcPr>
            <w:tcW w:w="2200" w:type="dxa"/>
          </w:tcPr>
          <w:p w14:paraId="63764FC1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ERP</w:t>
            </w:r>
          </w:p>
        </w:tc>
        <w:tc>
          <w:tcPr>
            <w:tcW w:w="6872" w:type="dxa"/>
          </w:tcPr>
          <w:p w14:paraId="4CDE9D84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 w:rsidRPr="006B29BE">
              <w:rPr>
                <w:rFonts w:ascii="Times New Roman" w:hAnsi="Times New Roman"/>
                <w:color w:val="000000"/>
                <w:sz w:val="24"/>
                <w:szCs w:val="24"/>
              </w:rPr>
              <w:t>Enterprise Resources Planning</w:t>
            </w:r>
          </w:p>
        </w:tc>
      </w:tr>
      <w:tr w:rsidR="0024334E" w:rsidRPr="0005259B" w14:paraId="7FB9C5F8" w14:textId="77777777" w:rsidTr="004000EA">
        <w:tc>
          <w:tcPr>
            <w:tcW w:w="2200" w:type="dxa"/>
          </w:tcPr>
          <w:p w14:paraId="28138319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XP</w:t>
            </w:r>
          </w:p>
        </w:tc>
        <w:tc>
          <w:tcPr>
            <w:tcW w:w="6872" w:type="dxa"/>
          </w:tcPr>
          <w:p w14:paraId="0F991B52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Extreme Programming</w:t>
            </w:r>
          </w:p>
        </w:tc>
      </w:tr>
      <w:tr w:rsidR="0024334E" w:rsidRPr="0005259B" w14:paraId="736AC7A2" w14:textId="77777777" w:rsidTr="004000EA">
        <w:tc>
          <w:tcPr>
            <w:tcW w:w="2200" w:type="dxa"/>
          </w:tcPr>
          <w:p w14:paraId="14ECA93E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r>
              <w:rPr>
                <w:rFonts w:ascii="Times New Roman" w:hAnsi="Times New Roman"/>
                <w:sz w:val="24"/>
                <w:szCs w:val="24"/>
                <w:lang w:val="pt-PT"/>
              </w:rPr>
              <w:t>UML</w:t>
            </w:r>
          </w:p>
        </w:tc>
        <w:tc>
          <w:tcPr>
            <w:tcW w:w="6872" w:type="dxa"/>
          </w:tcPr>
          <w:p w14:paraId="56256399" w14:textId="77777777" w:rsidR="0024334E" w:rsidRPr="0005259B" w:rsidRDefault="0024334E" w:rsidP="004000EA">
            <w:pPr>
              <w:pStyle w:val="Abrev"/>
              <w:spacing w:before="0" w:after="0" w:line="360" w:lineRule="auto"/>
              <w:rPr>
                <w:rFonts w:ascii="Times New Roman" w:hAnsi="Times New Roman"/>
                <w:lang w:val="pt-PT"/>
              </w:rPr>
            </w:pPr>
            <w:commentRangeStart w:id="29"/>
            <w:r w:rsidRPr="006B29BE">
              <w:rPr>
                <w:rFonts w:ascii="Times New Roman" w:hAnsi="Times New Roman"/>
                <w:sz w:val="24"/>
                <w:szCs w:val="24"/>
                <w:lang w:val="pt-PT"/>
              </w:rPr>
              <w:t>Unified Modelling Language</w:t>
            </w:r>
            <w:commentRangeEnd w:id="29"/>
            <w:r w:rsidR="00A40C16">
              <w:rPr>
                <w:rStyle w:val="CommentReference"/>
                <w:rFonts w:ascii="Verdana" w:hAnsi="Verdana"/>
                <w:lang w:val="pt-PT"/>
              </w:rPr>
              <w:commentReference w:id="29"/>
            </w:r>
          </w:p>
        </w:tc>
      </w:tr>
    </w:tbl>
    <w:p w14:paraId="627996FF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6DA2AC4B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4B8BC86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E251D26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40DC04AF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53AC8B29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1D6378B7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0C1ACFA3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7B9C5ACE" w14:textId="77777777" w:rsidR="0024334E" w:rsidRPr="0005259B" w:rsidRDefault="0024334E" w:rsidP="0024334E">
      <w:pPr>
        <w:pStyle w:val="Title"/>
        <w:spacing w:before="0" w:after="0"/>
        <w:rPr>
          <w:rFonts w:cs="Times New Roman"/>
          <w:b w:val="0"/>
          <w:sz w:val="24"/>
          <w:szCs w:val="24"/>
        </w:rPr>
      </w:pPr>
    </w:p>
    <w:p w14:paraId="385492B0" w14:textId="77777777" w:rsidR="0024334E" w:rsidRPr="0005259B" w:rsidRDefault="0024334E" w:rsidP="0024334E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F8C3B89" w14:textId="77777777" w:rsidR="0024334E" w:rsidRPr="0005259B" w:rsidRDefault="0024334E" w:rsidP="0024334E">
      <w:pPr>
        <w:pStyle w:val="Title"/>
        <w:spacing w:before="0" w:after="0"/>
        <w:rPr>
          <w:rFonts w:cs="Times New Roman"/>
          <w:sz w:val="24"/>
          <w:szCs w:val="24"/>
        </w:rPr>
        <w:sectPr w:rsidR="0024334E" w:rsidRPr="0005259B" w:rsidSect="00266CFA">
          <w:headerReference w:type="default" r:id="rId13"/>
          <w:footerReference w:type="default" r:id="rId14"/>
          <w:pgSz w:w="11907" w:h="16840" w:code="9"/>
          <w:pgMar w:top="1701" w:right="1134" w:bottom="1134" w:left="1701" w:header="720" w:footer="567" w:gutter="0"/>
          <w:pgNumType w:fmt="upperRoman" w:start="1"/>
          <w:cols w:space="720"/>
          <w:docGrid w:linePitch="360"/>
        </w:sectPr>
      </w:pPr>
    </w:p>
    <w:p w14:paraId="61D4C930" w14:textId="77777777" w:rsidR="0024334E" w:rsidRPr="0005259B" w:rsidRDefault="0024334E" w:rsidP="00AF2243">
      <w:pPr>
        <w:pStyle w:val="Heading1"/>
        <w:numPr>
          <w:ilvl w:val="0"/>
          <w:numId w:val="24"/>
        </w:numPr>
        <w:pPrChange w:id="30" w:author="rui guirrugo" w:date="2016-05-29T21:22:00Z">
          <w:pPr>
            <w:pStyle w:val="Heading1"/>
            <w:numPr>
              <w:numId w:val="24"/>
            </w:numPr>
          </w:pPr>
        </w:pPrChange>
      </w:pPr>
      <w:bookmarkStart w:id="31" w:name="_Toc260760893"/>
      <w:bookmarkStart w:id="32" w:name="_Toc436653513"/>
      <w:bookmarkStart w:id="33" w:name="_Toc440445193"/>
      <w:r w:rsidRPr="0005259B">
        <w:t>CAPÍTULO 1</w:t>
      </w:r>
      <w:bookmarkEnd w:id="31"/>
      <w:r w:rsidRPr="0005259B">
        <w:t xml:space="preserve"> - INTRODUÇÃO</w:t>
      </w:r>
      <w:bookmarkEnd w:id="32"/>
      <w:bookmarkEnd w:id="33"/>
    </w:p>
    <w:p w14:paraId="3B372F26" w14:textId="2771047C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</w:t>
      </w:r>
      <w:r w:rsidRPr="00D17DA8">
        <w:rPr>
          <w:rFonts w:ascii="Times New Roman" w:hAnsi="Times New Roman" w:cs="Times New Roman"/>
        </w:rPr>
        <w:t xml:space="preserve">capítulo </w:t>
      </w:r>
      <w:r>
        <w:rPr>
          <w:rFonts w:ascii="Times New Roman" w:hAnsi="Times New Roman" w:cs="Times New Roman"/>
        </w:rPr>
        <w:t xml:space="preserve">referente </w:t>
      </w:r>
      <w:r w:rsidRPr="00D17DA8">
        <w:rPr>
          <w:rFonts w:ascii="Times New Roman" w:hAnsi="Times New Roman" w:cs="Times New Roman"/>
        </w:rPr>
        <w:t xml:space="preserve">fará uma abordagem </w:t>
      </w:r>
      <w:del w:id="34" w:author="rui guirrugo" w:date="2016-05-28T20:00:00Z">
        <w:r w:rsidDel="00B90D27">
          <w:rPr>
            <w:rFonts w:ascii="Times New Roman" w:hAnsi="Times New Roman" w:cs="Times New Roman"/>
          </w:rPr>
          <w:delText>dos motivos</w:delText>
        </w:r>
        <w:r w:rsidRPr="00D17DA8" w:rsidDel="00B90D27">
          <w:rPr>
            <w:rFonts w:ascii="Times New Roman" w:hAnsi="Times New Roman" w:cs="Times New Roman"/>
          </w:rPr>
          <w:delText xml:space="preserve"> pelas quais mot</w:delText>
        </w:r>
        <w:r w:rsidDel="00B90D27">
          <w:rPr>
            <w:rFonts w:ascii="Times New Roman" w:hAnsi="Times New Roman" w:cs="Times New Roman"/>
          </w:rPr>
          <w:delText>ivaram</w:delText>
        </w:r>
      </w:del>
      <w:ins w:id="35" w:author="rui guirrugo" w:date="2016-05-28T20:00:00Z">
        <w:r w:rsidR="00B90D27">
          <w:rPr>
            <w:rFonts w:ascii="Times New Roman" w:hAnsi="Times New Roman" w:cs="Times New Roman"/>
          </w:rPr>
          <w:t xml:space="preserve">nos </w:t>
        </w:r>
      </w:ins>
      <w:ins w:id="36" w:author="rui guirrugo" w:date="2016-05-29T01:34:00Z">
        <w:r w:rsidR="007C29C7">
          <w:rPr>
            <w:rFonts w:ascii="Times New Roman" w:hAnsi="Times New Roman" w:cs="Times New Roman"/>
          </w:rPr>
          <w:t>aspetos</w:t>
        </w:r>
      </w:ins>
      <w:ins w:id="37" w:author="rui guirrugo" w:date="2016-05-28T20:00:00Z">
        <w:r w:rsidR="00B90D27">
          <w:rPr>
            <w:rFonts w:ascii="Times New Roman" w:hAnsi="Times New Roman" w:cs="Times New Roman"/>
          </w:rPr>
          <w:t xml:space="preserve"> </w:t>
        </w:r>
      </w:ins>
      <w:ins w:id="38" w:author="rui guirrugo" w:date="2016-05-29T01:36:00Z">
        <w:r w:rsidR="001015CF">
          <w:rPr>
            <w:rFonts w:ascii="Times New Roman" w:hAnsi="Times New Roman" w:cs="Times New Roman"/>
          </w:rPr>
          <w:t>motivadores</w:t>
        </w:r>
      </w:ins>
      <w:r>
        <w:rPr>
          <w:rFonts w:ascii="Times New Roman" w:hAnsi="Times New Roman" w:cs="Times New Roman"/>
        </w:rPr>
        <w:t xml:space="preserve"> </w:t>
      </w:r>
      <w:ins w:id="39" w:author="rui guirrugo" w:date="2016-05-28T20:01:00Z">
        <w:r w:rsidR="00B90D27">
          <w:rPr>
            <w:rFonts w:ascii="Times New Roman" w:hAnsi="Times New Roman" w:cs="Times New Roman"/>
          </w:rPr>
          <w:t>a</w:t>
        </w:r>
      </w:ins>
      <w:r>
        <w:rPr>
          <w:rFonts w:ascii="Times New Roman" w:hAnsi="Times New Roman" w:cs="Times New Roman"/>
        </w:rPr>
        <w:t>o estudo do tema</w:t>
      </w:r>
      <w:r w:rsidRPr="00D17DA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fazendo</w:t>
      </w:r>
      <w:r w:rsidRPr="00D17DA8">
        <w:rPr>
          <w:rFonts w:ascii="Times New Roman" w:hAnsi="Times New Roman" w:cs="Times New Roman"/>
        </w:rPr>
        <w:t xml:space="preserve"> uma análise geral sobre os </w:t>
      </w:r>
      <w:del w:id="40" w:author="rui guirrugo" w:date="2016-05-29T01:36:00Z">
        <w:r w:rsidRPr="00D17DA8" w:rsidDel="001015CF">
          <w:rPr>
            <w:rFonts w:ascii="Times New Roman" w:hAnsi="Times New Roman" w:cs="Times New Roman"/>
          </w:rPr>
          <w:delText>aspectos</w:delText>
        </w:r>
      </w:del>
      <w:ins w:id="41" w:author="rui guirrugo" w:date="2016-05-29T01:36:00Z">
        <w:r w:rsidR="001015CF" w:rsidRPr="00D17DA8">
          <w:rPr>
            <w:rFonts w:ascii="Times New Roman" w:hAnsi="Times New Roman" w:cs="Times New Roman"/>
          </w:rPr>
          <w:t>aspetos</w:t>
        </w:r>
      </w:ins>
      <w:r w:rsidRPr="00D17DA8">
        <w:rPr>
          <w:rFonts w:ascii="Times New Roman" w:hAnsi="Times New Roman" w:cs="Times New Roman"/>
        </w:rPr>
        <w:t xml:space="preserve"> relaci</w:t>
      </w:r>
      <w:r>
        <w:rPr>
          <w:rFonts w:ascii="Times New Roman" w:hAnsi="Times New Roman" w:cs="Times New Roman"/>
        </w:rPr>
        <w:t>onados assim como as</w:t>
      </w:r>
      <w:r w:rsidRPr="00D17DA8">
        <w:rPr>
          <w:rFonts w:ascii="Times New Roman" w:hAnsi="Times New Roman" w:cs="Times New Roman"/>
        </w:rPr>
        <w:t xml:space="preserve"> metas a alcançar, </w:t>
      </w:r>
      <w:commentRangeStart w:id="42"/>
      <w:del w:id="43" w:author="rui guirrugo" w:date="2016-05-28T20:03:00Z">
        <w:r w:rsidRPr="00D17DA8" w:rsidDel="00B90D27">
          <w:rPr>
            <w:rFonts w:ascii="Times New Roman" w:hAnsi="Times New Roman" w:cs="Times New Roman"/>
          </w:rPr>
          <w:delText xml:space="preserve">sobre </w:delText>
        </w:r>
      </w:del>
      <w:commentRangeEnd w:id="42"/>
      <w:ins w:id="44" w:author="rui guirrugo" w:date="2016-05-28T20:03:00Z">
        <w:r w:rsidR="00B90D27">
          <w:rPr>
            <w:rFonts w:ascii="Times New Roman" w:hAnsi="Times New Roman" w:cs="Times New Roman"/>
          </w:rPr>
          <w:t>e</w:t>
        </w:r>
        <w:r w:rsidR="00B90D27" w:rsidRPr="00D17DA8">
          <w:rPr>
            <w:rFonts w:ascii="Times New Roman" w:hAnsi="Times New Roman" w:cs="Times New Roman"/>
          </w:rPr>
          <w:t xml:space="preserve"> </w:t>
        </w:r>
      </w:ins>
      <w:r w:rsidR="00A40C16">
        <w:rPr>
          <w:rStyle w:val="CommentReference"/>
          <w:rFonts w:ascii="Verdana" w:hAnsi="Verdana" w:cs="Times New Roman"/>
        </w:rPr>
        <w:commentReference w:id="42"/>
      </w:r>
      <w:r w:rsidRPr="00D17DA8">
        <w:rPr>
          <w:rFonts w:ascii="Times New Roman" w:hAnsi="Times New Roman" w:cs="Times New Roman"/>
        </w:rPr>
        <w:t>as formas e os métodos para soluci</w:t>
      </w:r>
      <w:r>
        <w:rPr>
          <w:rFonts w:ascii="Times New Roman" w:hAnsi="Times New Roman" w:cs="Times New Roman"/>
        </w:rPr>
        <w:t>onar o problema de investigação.</w:t>
      </w:r>
    </w:p>
    <w:p w14:paraId="4F18902F" w14:textId="23E5ADCE" w:rsidR="0024334E" w:rsidDel="00B90D27" w:rsidRDefault="0024334E" w:rsidP="0024334E">
      <w:pPr>
        <w:pStyle w:val="BodyText"/>
        <w:spacing w:before="0" w:after="0" w:line="360" w:lineRule="auto"/>
        <w:rPr>
          <w:del w:id="45" w:author="rui guirrugo" w:date="2016-05-28T20:05:00Z"/>
          <w:rFonts w:ascii="Times New Roman" w:hAnsi="Times New Roman" w:cs="Times New Roman"/>
        </w:rPr>
      </w:pPr>
      <w:commentRangeStart w:id="46"/>
      <w:del w:id="47" w:author="rui guirrugo" w:date="2016-05-28T20:05:00Z">
        <w:r w:rsidDel="00B90D27">
          <w:rPr>
            <w:rFonts w:ascii="Times New Roman" w:hAnsi="Times New Roman" w:cs="Times New Roman"/>
          </w:rPr>
          <w:delText>Com</w:delText>
        </w:r>
        <w:r w:rsidRPr="00D17DA8" w:rsidDel="00B90D27">
          <w:rPr>
            <w:rFonts w:ascii="Times New Roman" w:hAnsi="Times New Roman" w:cs="Times New Roman"/>
          </w:rPr>
          <w:delText xml:space="preserve"> tal, </w:delText>
        </w:r>
        <w:r w:rsidDel="00B90D27">
          <w:rPr>
            <w:rFonts w:ascii="Times New Roman" w:hAnsi="Times New Roman" w:cs="Times New Roman"/>
          </w:rPr>
          <w:delText>terá</w:delText>
        </w:r>
        <w:r w:rsidRPr="00D17DA8" w:rsidDel="00B90D27">
          <w:rPr>
            <w:rFonts w:ascii="Times New Roman" w:hAnsi="Times New Roman" w:cs="Times New Roman"/>
          </w:rPr>
          <w:delText xml:space="preserve"> a justificação do tema, a problemática, o problema de pesquisa, os objectivos da investigação, </w:delText>
        </w:r>
        <w:r w:rsidDel="00B90D27">
          <w:rPr>
            <w:rFonts w:ascii="Times New Roman" w:hAnsi="Times New Roman" w:cs="Times New Roman"/>
          </w:rPr>
          <w:delText xml:space="preserve">e </w:delText>
        </w:r>
        <w:r w:rsidRPr="00D17DA8" w:rsidDel="00B90D27">
          <w:rPr>
            <w:rFonts w:ascii="Times New Roman" w:hAnsi="Times New Roman" w:cs="Times New Roman"/>
          </w:rPr>
          <w:delText xml:space="preserve">a metodologia </w:delText>
        </w:r>
        <w:r w:rsidDel="00B90D27">
          <w:rPr>
            <w:rFonts w:ascii="Times New Roman" w:hAnsi="Times New Roman" w:cs="Times New Roman"/>
          </w:rPr>
          <w:delText xml:space="preserve">para </w:delText>
        </w:r>
        <w:r w:rsidR="00905010" w:rsidDel="00B90D27">
          <w:rPr>
            <w:rFonts w:ascii="Times New Roman" w:hAnsi="Times New Roman" w:cs="Times New Roman"/>
          </w:rPr>
          <w:delText xml:space="preserve">elucidar </w:delText>
        </w:r>
        <w:r w:rsidR="00905010" w:rsidRPr="00D17DA8" w:rsidDel="00B90D27">
          <w:rPr>
            <w:rFonts w:ascii="Times New Roman" w:hAnsi="Times New Roman" w:cs="Times New Roman"/>
          </w:rPr>
          <w:delText>perguntas</w:delText>
        </w:r>
        <w:r w:rsidRPr="00D17DA8" w:rsidDel="00B90D27">
          <w:rPr>
            <w:rFonts w:ascii="Times New Roman" w:hAnsi="Times New Roman" w:cs="Times New Roman"/>
          </w:rPr>
          <w:delText xml:space="preserve"> de investigação.</w:delText>
        </w:r>
      </w:del>
      <w:commentRangeEnd w:id="46"/>
      <w:r w:rsidR="00A40C16">
        <w:rPr>
          <w:rStyle w:val="CommentReference"/>
          <w:rFonts w:ascii="Verdana" w:hAnsi="Verdana" w:cs="Times New Roman"/>
        </w:rPr>
        <w:commentReference w:id="46"/>
      </w:r>
    </w:p>
    <w:p w14:paraId="7C602A92" w14:textId="77777777" w:rsidR="00905010" w:rsidRPr="00D17DA8" w:rsidRDefault="00905010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04E1888" w14:textId="77777777" w:rsidR="0024334E" w:rsidRPr="0005259B" w:rsidRDefault="0024334E" w:rsidP="00BB0DC9">
      <w:pPr>
        <w:pStyle w:val="Heading2"/>
      </w:pPr>
      <w:bookmarkStart w:id="48" w:name="_Toc436653514"/>
      <w:bookmarkStart w:id="49" w:name="_Toc440445194"/>
      <w:r w:rsidRPr="0005259B">
        <w:t>Justificação do tema</w:t>
      </w:r>
      <w:bookmarkEnd w:id="48"/>
      <w:bookmarkEnd w:id="49"/>
    </w:p>
    <w:p w14:paraId="1F0FC5B1" w14:textId="1A78006E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 xml:space="preserve">O actual sistema de gestão processual no Tribunal Dos Menores da Cidade de Maputo é realizado de forma manual, onde </w:t>
      </w:r>
      <w:del w:id="50" w:author="rui guirrugo" w:date="2016-05-28T20:05:00Z">
        <w:r w:rsidRPr="00C85F52" w:rsidDel="00B90D27">
          <w:rPr>
            <w:rFonts w:ascii="Times New Roman" w:hAnsi="Times New Roman" w:cs="Times New Roman"/>
          </w:rPr>
          <w:delText xml:space="preserve">por vezes </w:delText>
        </w:r>
      </w:del>
      <w:r w:rsidRPr="00C85F52">
        <w:rPr>
          <w:rFonts w:ascii="Times New Roman" w:hAnsi="Times New Roman" w:cs="Times New Roman"/>
        </w:rPr>
        <w:t xml:space="preserve">as fases processuais são realizadas em livros, o que por vezes denota </w:t>
      </w:r>
      <w:del w:id="51" w:author="rui guirrugo" w:date="2016-05-28T20:06:00Z">
        <w:r w:rsidRPr="00C85F52" w:rsidDel="00B90D27">
          <w:rPr>
            <w:rFonts w:ascii="Times New Roman" w:hAnsi="Times New Roman" w:cs="Times New Roman"/>
          </w:rPr>
          <w:delText xml:space="preserve">algum </w:delText>
        </w:r>
        <w:commentRangeStart w:id="52"/>
        <w:r w:rsidRPr="00C85F52" w:rsidDel="00B90D27">
          <w:rPr>
            <w:rFonts w:ascii="Times New Roman" w:hAnsi="Times New Roman" w:cs="Times New Roman"/>
          </w:rPr>
          <w:delText>alento</w:delText>
        </w:r>
        <w:commentRangeEnd w:id="52"/>
        <w:r w:rsidR="00A40C16" w:rsidDel="00B90D27">
          <w:rPr>
            <w:rStyle w:val="CommentReference"/>
            <w:rFonts w:ascii="Verdana" w:hAnsi="Verdana" w:cs="Times New Roman"/>
          </w:rPr>
          <w:commentReference w:id="52"/>
        </w:r>
      </w:del>
      <w:ins w:id="53" w:author="rui guirrugo" w:date="2016-05-28T20:06:00Z">
        <w:r w:rsidR="00B90D27">
          <w:rPr>
            <w:rFonts w:ascii="Times New Roman" w:hAnsi="Times New Roman" w:cs="Times New Roman"/>
          </w:rPr>
          <w:t>lentidão</w:t>
        </w:r>
      </w:ins>
      <w:r w:rsidRPr="00C85F52">
        <w:rPr>
          <w:rFonts w:ascii="Times New Roman" w:hAnsi="Times New Roman" w:cs="Times New Roman"/>
        </w:rPr>
        <w:t>.</w:t>
      </w:r>
    </w:p>
    <w:p w14:paraId="3B1FD830" w14:textId="3BD0AA89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informatiza</w:t>
      </w:r>
      <w:r w:rsidRPr="00C85F52">
        <w:rPr>
          <w:rFonts w:ascii="Times New Roman" w:hAnsi="Times New Roman" w:cs="Times New Roman"/>
        </w:rPr>
        <w:t>ção deste sistema iria aumentar a produtividade, melhoria no c</w:t>
      </w:r>
      <w:ins w:id="54" w:author="rui guirrugo" w:date="2016-05-28T20:08:00Z">
        <w:r w:rsidR="00324158">
          <w:rPr>
            <w:rFonts w:ascii="Times New Roman" w:hAnsi="Times New Roman" w:cs="Times New Roman"/>
          </w:rPr>
          <w:t>u</w:t>
        </w:r>
      </w:ins>
      <w:del w:id="55" w:author="rui guirrugo" w:date="2016-05-28T20:08:00Z">
        <w:r w:rsidRPr="00C85F52" w:rsidDel="00324158">
          <w:rPr>
            <w:rFonts w:ascii="Times New Roman" w:hAnsi="Times New Roman" w:cs="Times New Roman"/>
          </w:rPr>
          <w:delText>o</w:delText>
        </w:r>
      </w:del>
      <w:r w:rsidRPr="00C85F52">
        <w:rPr>
          <w:rFonts w:ascii="Times New Roman" w:hAnsi="Times New Roman" w:cs="Times New Roman"/>
        </w:rPr>
        <w:t xml:space="preserve">mprimento de </w:t>
      </w:r>
      <w:commentRangeStart w:id="56"/>
      <w:r w:rsidRPr="00C85F52">
        <w:rPr>
          <w:rFonts w:ascii="Times New Roman" w:hAnsi="Times New Roman" w:cs="Times New Roman"/>
        </w:rPr>
        <w:t xml:space="preserve">prazos Processuais </w:t>
      </w:r>
      <w:commentRangeEnd w:id="56"/>
      <w:r w:rsidR="00A40C16">
        <w:rPr>
          <w:rStyle w:val="CommentReference"/>
          <w:rFonts w:ascii="Verdana" w:hAnsi="Verdana" w:cs="Times New Roman"/>
        </w:rPr>
        <w:commentReference w:id="56"/>
      </w:r>
      <w:r w:rsidRPr="00C85F52">
        <w:rPr>
          <w:rFonts w:ascii="Times New Roman" w:hAnsi="Times New Roman" w:cs="Times New Roman"/>
        </w:rPr>
        <w:t>e a melhor interacção entre o requerente e requerido.</w:t>
      </w:r>
    </w:p>
    <w:p w14:paraId="4FB58ED1" w14:textId="1F579809" w:rsidR="0024334E" w:rsidRPr="00C85F52" w:rsidRDefault="00324158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ins w:id="57" w:author="rui guirrugo" w:date="2016-05-28T20:10:00Z">
        <w:r w:rsidRPr="00324158">
          <w:rPr>
            <w:rFonts w:ascii="Times New Roman" w:hAnsi="Times New Roman" w:cs="Times New Roman"/>
          </w:rPr>
          <w:t>A implementação deste sistema de informação poderá</w:t>
        </w:r>
        <w:r w:rsidRPr="00324158" w:rsidDel="00324158">
          <w:rPr>
            <w:rFonts w:ascii="Times New Roman" w:hAnsi="Times New Roman" w:cs="Times New Roman"/>
          </w:rPr>
          <w:t xml:space="preserve"> </w:t>
        </w:r>
      </w:ins>
      <w:commentRangeStart w:id="58"/>
      <w:del w:id="59" w:author="rui guirrugo" w:date="2016-05-28T20:10:00Z">
        <w:r w:rsidR="0024334E" w:rsidRPr="00C85F52" w:rsidDel="00324158">
          <w:rPr>
            <w:rFonts w:ascii="Times New Roman" w:hAnsi="Times New Roman" w:cs="Times New Roman"/>
          </w:rPr>
          <w:delText>Este sistema de informação com sua implementação poderia</w:delText>
        </w:r>
        <w:commentRangeEnd w:id="58"/>
        <w:r w:rsidR="00A40C16" w:rsidDel="00324158">
          <w:rPr>
            <w:rStyle w:val="CommentReference"/>
            <w:rFonts w:ascii="Verdana" w:hAnsi="Verdana" w:cs="Times New Roman"/>
          </w:rPr>
          <w:commentReference w:id="58"/>
        </w:r>
      </w:del>
      <w:r w:rsidR="0024334E" w:rsidRPr="00C85F52">
        <w:rPr>
          <w:rFonts w:ascii="Times New Roman" w:hAnsi="Times New Roman" w:cs="Times New Roman"/>
        </w:rPr>
        <w:t>:</w:t>
      </w:r>
    </w:p>
    <w:p w14:paraId="0334B88D" w14:textId="629133B8" w:rsidR="0024334E" w:rsidRPr="00C85F52" w:rsidRDefault="00905010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• </w:t>
      </w:r>
      <w:commentRangeStart w:id="60"/>
      <w:commentRangeStart w:id="61"/>
      <w:del w:id="62" w:author="rui guirrugo" w:date="2016-05-28T20:11:00Z">
        <w:r w:rsidRPr="00C85F52" w:rsidDel="00324158">
          <w:rPr>
            <w:rFonts w:ascii="Times New Roman" w:hAnsi="Times New Roman" w:cs="Times New Roman"/>
          </w:rPr>
          <w:delText>r</w:delText>
        </w:r>
        <w:commentRangeEnd w:id="60"/>
        <w:r w:rsidR="00A40C16" w:rsidDel="00324158">
          <w:rPr>
            <w:rStyle w:val="CommentReference"/>
            <w:rFonts w:ascii="Verdana" w:hAnsi="Verdana" w:cs="Times New Roman"/>
          </w:rPr>
          <w:commentReference w:id="60"/>
        </w:r>
        <w:r w:rsidRPr="00C85F52" w:rsidDel="00324158">
          <w:rPr>
            <w:rFonts w:ascii="Times New Roman" w:hAnsi="Times New Roman" w:cs="Times New Roman"/>
          </w:rPr>
          <w:delText>eduzir</w:delText>
        </w:r>
        <w:r w:rsidR="0024334E" w:rsidRPr="00C85F52" w:rsidDel="00324158">
          <w:rPr>
            <w:rFonts w:ascii="Times New Roman" w:hAnsi="Times New Roman" w:cs="Times New Roman"/>
          </w:rPr>
          <w:delText xml:space="preserve"> </w:delText>
        </w:r>
      </w:del>
      <w:ins w:id="63" w:author="rui guirrugo" w:date="2016-05-28T20:11:00Z">
        <w:r w:rsidR="00324158">
          <w:rPr>
            <w:rFonts w:ascii="Times New Roman" w:hAnsi="Times New Roman" w:cs="Times New Roman"/>
          </w:rPr>
          <w:t>Re</w:t>
        </w:r>
        <w:r w:rsidR="00324158" w:rsidRPr="00C85F52">
          <w:rPr>
            <w:rFonts w:ascii="Times New Roman" w:hAnsi="Times New Roman" w:cs="Times New Roman"/>
          </w:rPr>
          <w:t xml:space="preserve">duzir </w:t>
        </w:r>
      </w:ins>
      <w:r w:rsidR="0024334E" w:rsidRPr="00C85F52">
        <w:rPr>
          <w:rFonts w:ascii="Times New Roman" w:hAnsi="Times New Roman" w:cs="Times New Roman"/>
        </w:rPr>
        <w:t>a lentidão cumprimento de Despachos dos Autos</w:t>
      </w:r>
      <w:commentRangeEnd w:id="61"/>
      <w:r w:rsidR="001D3DB8">
        <w:rPr>
          <w:rStyle w:val="CommentReference"/>
          <w:rFonts w:ascii="Verdana" w:hAnsi="Verdana" w:cs="Times New Roman"/>
        </w:rPr>
        <w:commentReference w:id="61"/>
      </w:r>
    </w:p>
    <w:p w14:paraId="1898BDC9" w14:textId="68822FE0" w:rsidR="0024334E" w:rsidRPr="00C85F52" w:rsidRDefault="00905010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• </w:t>
      </w:r>
      <w:ins w:id="64" w:author="rui guirrugo" w:date="2016-05-28T20:11:00Z">
        <w:r w:rsidR="00324158">
          <w:rPr>
            <w:rFonts w:ascii="Times New Roman" w:hAnsi="Times New Roman" w:cs="Times New Roman"/>
          </w:rPr>
          <w:t>M</w:t>
        </w:r>
      </w:ins>
      <w:del w:id="65" w:author="rui guirrugo" w:date="2016-05-28T20:11:00Z">
        <w:r w:rsidRPr="00C85F52" w:rsidDel="00324158">
          <w:rPr>
            <w:rFonts w:ascii="Times New Roman" w:hAnsi="Times New Roman" w:cs="Times New Roman"/>
          </w:rPr>
          <w:delText>m</w:delText>
        </w:r>
      </w:del>
      <w:r w:rsidRPr="00C85F52">
        <w:rPr>
          <w:rFonts w:ascii="Times New Roman" w:hAnsi="Times New Roman" w:cs="Times New Roman"/>
        </w:rPr>
        <w:t>elhorar</w:t>
      </w:r>
      <w:r w:rsidR="0024334E" w:rsidRPr="00C85F52">
        <w:rPr>
          <w:rFonts w:ascii="Times New Roman" w:hAnsi="Times New Roman" w:cs="Times New Roman"/>
        </w:rPr>
        <w:t xml:space="preserve"> o controle do ciclo de vida do Processo</w:t>
      </w:r>
    </w:p>
    <w:p w14:paraId="36B58337" w14:textId="7D0B6314" w:rsidR="0024334E" w:rsidRPr="00C85F52" w:rsidRDefault="00905010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• </w:t>
      </w:r>
      <w:ins w:id="66" w:author="rui guirrugo" w:date="2016-05-28T20:11:00Z">
        <w:r w:rsidR="00324158">
          <w:rPr>
            <w:rFonts w:ascii="Times New Roman" w:hAnsi="Times New Roman" w:cs="Times New Roman"/>
          </w:rPr>
          <w:t>R</w:t>
        </w:r>
      </w:ins>
      <w:del w:id="67" w:author="rui guirrugo" w:date="2016-05-28T20:11:00Z">
        <w:r w:rsidRPr="00C85F52" w:rsidDel="00324158">
          <w:rPr>
            <w:rFonts w:ascii="Times New Roman" w:hAnsi="Times New Roman" w:cs="Times New Roman"/>
          </w:rPr>
          <w:delText>r</w:delText>
        </w:r>
      </w:del>
      <w:r w:rsidRPr="00C85F52">
        <w:rPr>
          <w:rFonts w:ascii="Times New Roman" w:hAnsi="Times New Roman" w:cs="Times New Roman"/>
        </w:rPr>
        <w:t>eduzir</w:t>
      </w:r>
      <w:r w:rsidR="0024334E" w:rsidRPr="00C85F52">
        <w:rPr>
          <w:rFonts w:ascii="Times New Roman" w:hAnsi="Times New Roman" w:cs="Times New Roman"/>
        </w:rPr>
        <w:t xml:space="preserve"> erros humanos</w:t>
      </w:r>
    </w:p>
    <w:p w14:paraId="6C77B27D" w14:textId="344992B4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A importância da temática</w:t>
      </w:r>
      <w:ins w:id="68" w:author="rui guirrugo" w:date="2016-05-28T20:12:00Z">
        <w:r w:rsidR="00324158">
          <w:rPr>
            <w:rFonts w:ascii="Times New Roman" w:hAnsi="Times New Roman" w:cs="Times New Roman"/>
          </w:rPr>
          <w:t xml:space="preserve"> </w:t>
        </w:r>
      </w:ins>
      <w:del w:id="69" w:author="rui guirrugo" w:date="2016-05-28T20:12:00Z">
        <w:r w:rsidRPr="00C85F52" w:rsidDel="00324158">
          <w:rPr>
            <w:rFonts w:ascii="Times New Roman" w:hAnsi="Times New Roman" w:cs="Times New Roman"/>
          </w:rPr>
          <w:delText xml:space="preserve"> </w:delText>
        </w:r>
        <w:commentRangeStart w:id="70"/>
        <w:r w:rsidRPr="00C85F52" w:rsidDel="00324158">
          <w:rPr>
            <w:rFonts w:ascii="Times New Roman" w:hAnsi="Times New Roman" w:cs="Times New Roman"/>
          </w:rPr>
          <w:delText>“”</w:delText>
        </w:r>
        <w:commentRangeEnd w:id="70"/>
        <w:r w:rsidR="001D3DB8" w:rsidDel="00324158">
          <w:rPr>
            <w:rStyle w:val="CommentReference"/>
            <w:rFonts w:ascii="Verdana" w:hAnsi="Verdana" w:cs="Times New Roman"/>
          </w:rPr>
          <w:commentReference w:id="70"/>
        </w:r>
        <w:r w:rsidRPr="00C85F52" w:rsidDel="00324158">
          <w:rPr>
            <w:rFonts w:ascii="Times New Roman" w:hAnsi="Times New Roman" w:cs="Times New Roman"/>
          </w:rPr>
          <w:delText xml:space="preserve"> </w:delText>
        </w:r>
      </w:del>
      <w:r w:rsidRPr="00C85F52">
        <w:rPr>
          <w:rFonts w:ascii="Times New Roman" w:hAnsi="Times New Roman" w:cs="Times New Roman"/>
        </w:rPr>
        <w:t xml:space="preserve">reside </w:t>
      </w:r>
      <w:ins w:id="71" w:author="rui guirrugo" w:date="2016-05-28T20:14:00Z">
        <w:r w:rsidR="00324158">
          <w:rPr>
            <w:rFonts w:ascii="Times New Roman" w:hAnsi="Times New Roman" w:cs="Times New Roman"/>
          </w:rPr>
          <w:t xml:space="preserve">na </w:t>
        </w:r>
      </w:ins>
      <w:del w:id="72" w:author="rui guirrugo" w:date="2016-05-28T20:13:00Z">
        <w:r w:rsidRPr="00C85F52" w:rsidDel="00324158">
          <w:rPr>
            <w:rFonts w:ascii="Times New Roman" w:hAnsi="Times New Roman" w:cs="Times New Roman"/>
          </w:rPr>
          <w:delText>no facto de incorporar um Protótipo</w:delText>
        </w:r>
      </w:del>
      <w:ins w:id="73" w:author="rui guirrugo" w:date="2016-05-28T20:13:00Z">
        <w:r w:rsidR="00324158">
          <w:rPr>
            <w:rFonts w:ascii="Times New Roman" w:hAnsi="Times New Roman" w:cs="Times New Roman"/>
          </w:rPr>
          <w:t xml:space="preserve">sensibilidade e relevância de Processos Judicias </w:t>
        </w:r>
      </w:ins>
      <w:del w:id="74" w:author="rui guirrugo" w:date="2016-05-28T20:14:00Z">
        <w:r w:rsidRPr="00C85F52" w:rsidDel="00324158">
          <w:rPr>
            <w:rFonts w:ascii="Times New Roman" w:hAnsi="Times New Roman" w:cs="Times New Roman"/>
          </w:rPr>
          <w:delText xml:space="preserve"> para resolver as necessidades </w:delText>
        </w:r>
      </w:del>
      <w:r w:rsidRPr="00C85F52">
        <w:rPr>
          <w:rFonts w:ascii="Times New Roman" w:hAnsi="Times New Roman" w:cs="Times New Roman"/>
        </w:rPr>
        <w:t xml:space="preserve">do Tribunal Dos Menores principalmente no que concerne a gestão do ciclo de vida dos Processos Judiciais. Pretende-se ainda reduzir a sobrecarga de Informação </w:t>
      </w:r>
      <w:del w:id="75" w:author="rui guirrugo" w:date="2016-05-28T20:16:00Z">
        <w:r w:rsidRPr="00C85F52" w:rsidDel="00324158">
          <w:rPr>
            <w:rFonts w:ascii="Times New Roman" w:hAnsi="Times New Roman" w:cs="Times New Roman"/>
          </w:rPr>
          <w:delText>colectada</w:delText>
        </w:r>
      </w:del>
      <w:ins w:id="76" w:author="rui guirrugo" w:date="2016-05-28T20:16:00Z">
        <w:r w:rsidR="00324158" w:rsidRPr="00C85F52">
          <w:rPr>
            <w:rFonts w:ascii="Times New Roman" w:hAnsi="Times New Roman" w:cs="Times New Roman"/>
          </w:rPr>
          <w:t>coletada</w:t>
        </w:r>
      </w:ins>
      <w:r w:rsidRPr="00C85F52">
        <w:rPr>
          <w:rFonts w:ascii="Times New Roman" w:hAnsi="Times New Roman" w:cs="Times New Roman"/>
        </w:rPr>
        <w:t xml:space="preserve"> </w:t>
      </w:r>
      <w:ins w:id="77" w:author="rui guirrugo" w:date="2016-05-28T20:15:00Z">
        <w:r w:rsidR="00324158">
          <w:rPr>
            <w:rFonts w:ascii="Times New Roman" w:hAnsi="Times New Roman" w:cs="Times New Roman"/>
          </w:rPr>
          <w:t xml:space="preserve">e gerida </w:t>
        </w:r>
      </w:ins>
      <w:r w:rsidRPr="00C85F52">
        <w:rPr>
          <w:rFonts w:ascii="Times New Roman" w:hAnsi="Times New Roman" w:cs="Times New Roman"/>
        </w:rPr>
        <w:t>manualmente por um Escrivão</w:t>
      </w:r>
      <w:ins w:id="78" w:author="rui guirrugo" w:date="2016-05-28T20:15:00Z">
        <w:r w:rsidR="00324158">
          <w:rPr>
            <w:rFonts w:ascii="Times New Roman" w:hAnsi="Times New Roman" w:cs="Times New Roman"/>
          </w:rPr>
          <w:t>, Ajudante, Juiz</w:t>
        </w:r>
      </w:ins>
      <w:ins w:id="79" w:author="rui guirrugo" w:date="2016-05-28T20:16:00Z">
        <w:r w:rsidR="00324158">
          <w:rPr>
            <w:rFonts w:ascii="Times New Roman" w:hAnsi="Times New Roman" w:cs="Times New Roman"/>
          </w:rPr>
          <w:t xml:space="preserve">, Assistente Social e Oficial de </w:t>
        </w:r>
      </w:ins>
      <w:ins w:id="80" w:author="rui guirrugo" w:date="2016-05-28T20:17:00Z">
        <w:r w:rsidR="00324158">
          <w:rPr>
            <w:rFonts w:ascii="Times New Roman" w:hAnsi="Times New Roman" w:cs="Times New Roman"/>
          </w:rPr>
          <w:t>Diligencias</w:t>
        </w:r>
      </w:ins>
      <w:r w:rsidRPr="00C85F52">
        <w:rPr>
          <w:rFonts w:ascii="Times New Roman" w:hAnsi="Times New Roman" w:cs="Times New Roman"/>
        </w:rPr>
        <w:t xml:space="preserve"> com a implementação de uma interface gráfica amigável dos mesmos livros de gestão.</w:t>
      </w:r>
    </w:p>
    <w:p w14:paraId="470759A0" w14:textId="77777777" w:rsidR="0024334E" w:rsidRDefault="0024334E" w:rsidP="0024334E">
      <w:pPr>
        <w:spacing w:before="0" w:after="0"/>
        <w:jc w:val="left"/>
        <w:rPr>
          <w:color w:val="FF0000"/>
        </w:rPr>
      </w:pPr>
    </w:p>
    <w:p w14:paraId="00061E7A" w14:textId="77777777" w:rsidR="0024334E" w:rsidRPr="0005259B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05CBEF83" w14:textId="77777777" w:rsidR="0024334E" w:rsidRDefault="0024334E" w:rsidP="00BB0DC9">
      <w:pPr>
        <w:pStyle w:val="Heading2"/>
      </w:pPr>
      <w:bookmarkStart w:id="81" w:name="_Toc436653515"/>
      <w:r w:rsidRPr="0005259B">
        <w:t xml:space="preserve"> </w:t>
      </w:r>
      <w:bookmarkStart w:id="82" w:name="_Toc440445195"/>
      <w:r w:rsidRPr="0005259B">
        <w:t>Desenho teórico</w:t>
      </w:r>
      <w:bookmarkEnd w:id="81"/>
      <w:bookmarkEnd w:id="82"/>
    </w:p>
    <w:p w14:paraId="7BB0291D" w14:textId="77777777" w:rsidR="00905010" w:rsidRPr="00905010" w:rsidRDefault="00905010" w:rsidP="00905010">
      <w:pPr>
        <w:pStyle w:val="BodyText"/>
      </w:pPr>
    </w:p>
    <w:p w14:paraId="302631B2" w14:textId="77777777" w:rsidR="0024334E" w:rsidRPr="00905010" w:rsidRDefault="0024334E" w:rsidP="00142DBE">
      <w:pPr>
        <w:pStyle w:val="Heading3"/>
        <w:pPrChange w:id="83" w:author="rui guirrugo" w:date="2016-05-29T01:22:00Z">
          <w:pPr>
            <w:pStyle w:val="Heading3"/>
          </w:pPr>
        </w:pPrChange>
      </w:pPr>
      <w:bookmarkStart w:id="84" w:name="_Toc428791904"/>
      <w:bookmarkStart w:id="85" w:name="_Toc436653516"/>
      <w:commentRangeStart w:id="86"/>
      <w:r w:rsidRPr="00C85F52">
        <w:t xml:space="preserve"> </w:t>
      </w:r>
      <w:bookmarkStart w:id="87" w:name="_Toc440445196"/>
      <w:commentRangeEnd w:id="86"/>
      <w:r w:rsidR="001D3DB8">
        <w:rPr>
          <w:rStyle w:val="CommentReference"/>
          <w:rFonts w:ascii="Verdana" w:hAnsi="Verdana"/>
          <w:b w:val="0"/>
          <w:bCs/>
          <w:lang w:eastAsia="en-US"/>
        </w:rPr>
        <w:commentReference w:id="86"/>
      </w:r>
      <w:r w:rsidRPr="00C85F52">
        <w:t>Problemática</w:t>
      </w:r>
      <w:bookmarkEnd w:id="84"/>
      <w:bookmarkEnd w:id="85"/>
      <w:bookmarkEnd w:id="87"/>
    </w:p>
    <w:p w14:paraId="444D3A2D" w14:textId="5C84F931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 xml:space="preserve">No estado actual, o sistema de gestão Processual em funcionamento no Tribunal de Menores na Cidade de Maputo é manual adaptado, ou seja, Informação </w:t>
      </w:r>
      <w:del w:id="88" w:author="rui guirrugo" w:date="2016-05-28T20:18:00Z">
        <w:r w:rsidRPr="00C85F52" w:rsidDel="00324158">
          <w:rPr>
            <w:rFonts w:ascii="Times New Roman" w:hAnsi="Times New Roman" w:cs="Times New Roman"/>
          </w:rPr>
          <w:delText xml:space="preserve">armazenada </w:delText>
        </w:r>
      </w:del>
      <w:ins w:id="89" w:author="rui guirrugo" w:date="2016-05-28T20:18:00Z">
        <w:r w:rsidR="00324158">
          <w:rPr>
            <w:rFonts w:ascii="Times New Roman" w:hAnsi="Times New Roman" w:cs="Times New Roman"/>
          </w:rPr>
          <w:t>registrada</w:t>
        </w:r>
        <w:r w:rsidR="00324158" w:rsidRPr="00C85F52">
          <w:rPr>
            <w:rFonts w:ascii="Times New Roman" w:hAnsi="Times New Roman" w:cs="Times New Roman"/>
          </w:rPr>
          <w:t xml:space="preserve"> </w:t>
        </w:r>
      </w:ins>
      <w:r w:rsidRPr="00C85F52">
        <w:rPr>
          <w:rFonts w:ascii="Times New Roman" w:hAnsi="Times New Roman" w:cs="Times New Roman"/>
        </w:rPr>
        <w:t>em livros</w:t>
      </w:r>
      <w:r w:rsidRPr="00C85F52">
        <w:rPr>
          <w:rStyle w:val="CommentReference"/>
          <w:rFonts w:ascii="Verdana" w:hAnsi="Verdana"/>
        </w:rPr>
        <w:t xml:space="preserve">, </w:t>
      </w:r>
      <w:r w:rsidRPr="00C85F52">
        <w:rPr>
          <w:rFonts w:ascii="Times New Roman" w:hAnsi="Times New Roman" w:cs="Times New Roman"/>
        </w:rPr>
        <w:t xml:space="preserve">realizado manualmente e tal gestão não possui nenhuma ferramenta computorizada. Os requerentes dão entrada a um processo, especificando o problema Ex: “Prestação de alimentos”, </w:t>
      </w:r>
      <w:ins w:id="90" w:author="rui guirrugo" w:date="2016-05-29T01:34:00Z">
        <w:r w:rsidR="007C29C7">
          <w:rPr>
            <w:rFonts w:ascii="Times New Roman" w:hAnsi="Times New Roman" w:cs="Times New Roman"/>
          </w:rPr>
          <w:t>d</w:t>
        </w:r>
      </w:ins>
      <w:commentRangeStart w:id="91"/>
      <w:del w:id="92" w:author="rui guirrugo" w:date="2016-05-29T01:34:00Z">
        <w:r w:rsidRPr="00C85F52" w:rsidDel="007C29C7">
          <w:rPr>
            <w:rFonts w:ascii="Times New Roman" w:hAnsi="Times New Roman" w:cs="Times New Roman"/>
          </w:rPr>
          <w:delText>D</w:delText>
        </w:r>
      </w:del>
      <w:r w:rsidRPr="00C85F52">
        <w:rPr>
          <w:rFonts w:ascii="Times New Roman" w:hAnsi="Times New Roman" w:cs="Times New Roman"/>
        </w:rPr>
        <w:t xml:space="preserve">etalhes </w:t>
      </w:r>
      <w:commentRangeEnd w:id="91"/>
      <w:r w:rsidR="001D3DB8">
        <w:rPr>
          <w:rStyle w:val="CommentReference"/>
          <w:rFonts w:ascii="Verdana" w:hAnsi="Verdana" w:cs="Times New Roman"/>
        </w:rPr>
        <w:commentReference w:id="91"/>
      </w:r>
      <w:r w:rsidRPr="00C85F52">
        <w:rPr>
          <w:rFonts w:ascii="Times New Roman" w:hAnsi="Times New Roman" w:cs="Times New Roman"/>
        </w:rPr>
        <w:t>pessoais provenientes do Bilhete de Identificação pessoal e informação relevante para a identificação e a notificação do Requerido.</w:t>
      </w:r>
    </w:p>
    <w:p w14:paraId="61BDB93F" w14:textId="627608F9" w:rsidR="0024334E" w:rsidRPr="00845E94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</w:rPr>
      </w:pPr>
      <w:r w:rsidRPr="00845E94">
        <w:rPr>
          <w:rFonts w:ascii="Times New Roman" w:hAnsi="Times New Roman" w:cs="Times New Roman"/>
          <w:color w:val="000000"/>
        </w:rPr>
        <w:t xml:space="preserve">Sem a informatização, este sistema se dispõe a vulnerabilidades geradas por erros humanos tais como a deturpação da informação, comprometendo a confiabilidade dos dados e a segurança dos processos pondo em questão o desempenho e credibilidade do Sistema Judicial. Devido as diferentes formas de armazenamento da informação relevante </w:t>
      </w:r>
      <w:commentRangeStart w:id="93"/>
      <w:r w:rsidRPr="00845E94">
        <w:rPr>
          <w:rFonts w:ascii="Times New Roman" w:hAnsi="Times New Roman" w:cs="Times New Roman"/>
          <w:color w:val="000000"/>
        </w:rPr>
        <w:t>o</w:t>
      </w:r>
      <w:commentRangeEnd w:id="93"/>
      <w:r w:rsidR="001D3DB8">
        <w:rPr>
          <w:rStyle w:val="CommentReference"/>
          <w:rFonts w:ascii="Verdana" w:hAnsi="Verdana" w:cs="Times New Roman"/>
        </w:rPr>
        <w:commentReference w:id="93"/>
      </w:r>
      <w:r w:rsidRPr="00845E94">
        <w:rPr>
          <w:rFonts w:ascii="Times New Roman" w:hAnsi="Times New Roman" w:cs="Times New Roman"/>
          <w:color w:val="000000"/>
        </w:rPr>
        <w:t xml:space="preserve"> próprio Processo, o sistema esta susceptível a ocorrências de problemas que comprometem a integridade dos dados no momento</w:t>
      </w:r>
      <w:commentRangeStart w:id="94"/>
      <w:r w:rsidRPr="00845E94">
        <w:rPr>
          <w:rFonts w:ascii="Times New Roman" w:hAnsi="Times New Roman" w:cs="Times New Roman"/>
          <w:color w:val="000000"/>
        </w:rPr>
        <w:t xml:space="preserve"> de </w:t>
      </w:r>
      <w:del w:id="95" w:author="rui guirrugo" w:date="2016-05-28T20:20:00Z">
        <w:r w:rsidRPr="00845E94" w:rsidDel="00405517">
          <w:rPr>
            <w:rFonts w:ascii="Times New Roman" w:hAnsi="Times New Roman" w:cs="Times New Roman"/>
            <w:color w:val="000000"/>
          </w:rPr>
          <w:delText xml:space="preserve">sincronização </w:delText>
        </w:r>
      </w:del>
      <w:commentRangeEnd w:id="94"/>
      <w:ins w:id="96" w:author="rui guirrugo" w:date="2016-05-28T20:20:00Z">
        <w:r w:rsidR="00405517">
          <w:rPr>
            <w:rFonts w:ascii="Times New Roman" w:hAnsi="Times New Roman" w:cs="Times New Roman"/>
            <w:color w:val="000000"/>
          </w:rPr>
          <w:t>partilha</w:t>
        </w:r>
        <w:r w:rsidR="00405517" w:rsidRPr="00845E94">
          <w:rPr>
            <w:rFonts w:ascii="Times New Roman" w:hAnsi="Times New Roman" w:cs="Times New Roman"/>
            <w:color w:val="000000"/>
          </w:rPr>
          <w:t xml:space="preserve"> </w:t>
        </w:r>
      </w:ins>
      <w:r w:rsidR="001D3DB8">
        <w:rPr>
          <w:rStyle w:val="CommentReference"/>
          <w:rFonts w:ascii="Verdana" w:hAnsi="Verdana" w:cs="Times New Roman"/>
        </w:rPr>
        <w:commentReference w:id="94"/>
      </w:r>
      <w:r w:rsidRPr="00845E94">
        <w:rPr>
          <w:rFonts w:ascii="Times New Roman" w:hAnsi="Times New Roman" w:cs="Times New Roman"/>
          <w:color w:val="000000"/>
        </w:rPr>
        <w:t xml:space="preserve">da informação nas diferentes </w:t>
      </w:r>
      <w:commentRangeStart w:id="97"/>
      <w:r w:rsidRPr="00845E94">
        <w:rPr>
          <w:rFonts w:ascii="Times New Roman" w:hAnsi="Times New Roman" w:cs="Times New Roman"/>
          <w:color w:val="000000"/>
        </w:rPr>
        <w:t xml:space="preserve">Secções </w:t>
      </w:r>
      <w:commentRangeEnd w:id="97"/>
      <w:r w:rsidR="001D3DB8">
        <w:rPr>
          <w:rStyle w:val="CommentReference"/>
          <w:rFonts w:ascii="Verdana" w:hAnsi="Verdana" w:cs="Times New Roman"/>
        </w:rPr>
        <w:commentReference w:id="97"/>
      </w:r>
      <w:r w:rsidRPr="00845E94">
        <w:rPr>
          <w:rFonts w:ascii="Times New Roman" w:hAnsi="Times New Roman" w:cs="Times New Roman"/>
          <w:color w:val="000000"/>
        </w:rPr>
        <w:t>dispostas no Tribunal dos Menores, mostrando assim a necessidade de uma Sistema de Informação.</w:t>
      </w:r>
    </w:p>
    <w:p w14:paraId="46788B1D" w14:textId="154D8041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 xml:space="preserve">Dado este facto, com a </w:t>
      </w:r>
      <w:r>
        <w:rPr>
          <w:rFonts w:ascii="Times New Roman" w:hAnsi="Times New Roman" w:cs="Times New Roman"/>
        </w:rPr>
        <w:t>concepçã</w:t>
      </w:r>
      <w:r w:rsidRPr="00C85F52">
        <w:rPr>
          <w:rFonts w:ascii="Times New Roman" w:hAnsi="Times New Roman" w:cs="Times New Roman"/>
        </w:rPr>
        <w:t xml:space="preserve">o de um sistema de gestão informatizado </w:t>
      </w:r>
      <w:commentRangeStart w:id="98"/>
      <w:r w:rsidRPr="00C85F52">
        <w:rPr>
          <w:rFonts w:ascii="Times New Roman" w:hAnsi="Times New Roman" w:cs="Times New Roman"/>
        </w:rPr>
        <w:t>pode-se</w:t>
      </w:r>
      <w:ins w:id="99" w:author="rui guirrugo" w:date="2016-05-28T20:21:00Z">
        <w:r w:rsidR="00405517">
          <w:rPr>
            <w:rFonts w:ascii="Times New Roman" w:hAnsi="Times New Roman" w:cs="Times New Roman"/>
          </w:rPr>
          <w:t xml:space="preserve"> melhorar </w:t>
        </w:r>
      </w:ins>
      <w:del w:id="100" w:author="rui guirrugo" w:date="2016-05-28T20:21:00Z">
        <w:r w:rsidRPr="00C85F52" w:rsidDel="00405517">
          <w:rPr>
            <w:rFonts w:ascii="Times New Roman" w:hAnsi="Times New Roman" w:cs="Times New Roman"/>
          </w:rPr>
          <w:delText xml:space="preserve">   garantir </w:delText>
        </w:r>
        <w:commentRangeEnd w:id="98"/>
        <w:r w:rsidR="001D3DB8" w:rsidDel="00405517">
          <w:rPr>
            <w:rStyle w:val="CommentReference"/>
            <w:rFonts w:ascii="Verdana" w:hAnsi="Verdana" w:cs="Times New Roman"/>
          </w:rPr>
          <w:commentReference w:id="98"/>
        </w:r>
        <w:r w:rsidRPr="00C85F52" w:rsidDel="00405517">
          <w:rPr>
            <w:rFonts w:ascii="Times New Roman" w:hAnsi="Times New Roman" w:cs="Times New Roman"/>
          </w:rPr>
          <w:delText>que</w:delText>
        </w:r>
      </w:del>
      <w:r w:rsidRPr="00C85F52">
        <w:rPr>
          <w:rFonts w:ascii="Times New Roman" w:hAnsi="Times New Roman" w:cs="Times New Roman"/>
        </w:rPr>
        <w:t xml:space="preserve"> a operação influente no actual sistema de gestão de Processos no Tribunal dos Menores</w:t>
      </w:r>
      <w:ins w:id="101" w:author="rui guirrugo" w:date="2016-05-28T20:22:00Z">
        <w:r w:rsidR="00405517">
          <w:rPr>
            <w:rFonts w:ascii="Times New Roman" w:hAnsi="Times New Roman" w:cs="Times New Roman"/>
          </w:rPr>
          <w:t xml:space="preserve"> para que assim</w:t>
        </w:r>
      </w:ins>
      <w:r w:rsidRPr="00C85F52">
        <w:rPr>
          <w:rFonts w:ascii="Times New Roman" w:hAnsi="Times New Roman" w:cs="Times New Roman"/>
        </w:rPr>
        <w:t xml:space="preserve"> se torne mais </w:t>
      </w:r>
      <w:r w:rsidRPr="00845E94">
        <w:rPr>
          <w:rFonts w:ascii="Times New Roman" w:hAnsi="Times New Roman" w:cs="Times New Roman"/>
          <w:color w:val="000000"/>
        </w:rPr>
        <w:t>ágil, organizado, confiável e fácil de identificar.</w:t>
      </w:r>
    </w:p>
    <w:p w14:paraId="197DC096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0852074C" w14:textId="77777777" w:rsidR="0024334E" w:rsidRPr="00905010" w:rsidRDefault="0024334E" w:rsidP="00142DBE">
      <w:pPr>
        <w:pStyle w:val="Heading3"/>
        <w:pPrChange w:id="102" w:author="rui guirrugo" w:date="2016-05-29T01:22:00Z">
          <w:pPr>
            <w:pStyle w:val="Heading3"/>
          </w:pPr>
        </w:pPrChange>
      </w:pPr>
      <w:bookmarkStart w:id="103" w:name="_Toc428791905"/>
      <w:bookmarkStart w:id="104" w:name="_Toc436653517"/>
      <w:bookmarkStart w:id="105" w:name="_Toc440445197"/>
      <w:r w:rsidRPr="00C85F52">
        <w:t>Problema de investigação</w:t>
      </w:r>
      <w:bookmarkEnd w:id="103"/>
      <w:bookmarkEnd w:id="104"/>
      <w:bookmarkEnd w:id="105"/>
    </w:p>
    <w:p w14:paraId="4DEEA90E" w14:textId="6C4169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Como</w:t>
      </w:r>
      <w:del w:id="106" w:author="rui guirrugo" w:date="2016-05-29T01:33:00Z">
        <w:r w:rsidRPr="00C85F52" w:rsidDel="007C29C7">
          <w:rPr>
            <w:rFonts w:ascii="Times New Roman" w:hAnsi="Times New Roman" w:cs="Times New Roman"/>
          </w:rPr>
          <w:delText xml:space="preserve"> </w:delText>
        </w:r>
      </w:del>
      <w:ins w:id="107" w:author="rui guirrugo" w:date="2016-05-29T01:33:00Z">
        <w:r w:rsidR="007C29C7">
          <w:rPr>
            <w:rFonts w:ascii="Times New Roman" w:hAnsi="Times New Roman" w:cs="Times New Roman"/>
          </w:rPr>
          <w:t xml:space="preserve"> </w:t>
        </w:r>
      </w:ins>
      <w:commentRangeStart w:id="108"/>
      <w:del w:id="109" w:author="rui guirrugo" w:date="2016-05-29T01:33:00Z">
        <w:r w:rsidRPr="00C85F52" w:rsidDel="007C29C7">
          <w:rPr>
            <w:rFonts w:ascii="Times New Roman" w:hAnsi="Times New Roman" w:cs="Times New Roman"/>
          </w:rPr>
          <w:delText>I</w:delText>
        </w:r>
      </w:del>
      <w:ins w:id="110" w:author="rui guirrugo" w:date="2016-05-29T01:33:00Z">
        <w:r w:rsidR="007C29C7">
          <w:rPr>
            <w:rFonts w:ascii="Times New Roman" w:hAnsi="Times New Roman" w:cs="Times New Roman"/>
          </w:rPr>
          <w:t>i</w:t>
        </w:r>
      </w:ins>
      <w:r w:rsidRPr="00C85F52">
        <w:rPr>
          <w:rFonts w:ascii="Times New Roman" w:hAnsi="Times New Roman" w:cs="Times New Roman"/>
        </w:rPr>
        <w:t xml:space="preserve">mplementar </w:t>
      </w:r>
      <w:commentRangeEnd w:id="108"/>
      <w:r w:rsidR="001D3DB8">
        <w:rPr>
          <w:rStyle w:val="CommentReference"/>
          <w:rFonts w:ascii="Verdana" w:hAnsi="Verdana" w:cs="Times New Roman"/>
        </w:rPr>
        <w:commentReference w:id="108"/>
      </w:r>
      <w:commentRangeStart w:id="111"/>
      <w:r w:rsidRPr="00C85F52">
        <w:rPr>
          <w:rFonts w:ascii="Times New Roman" w:hAnsi="Times New Roman" w:cs="Times New Roman"/>
        </w:rPr>
        <w:t>um</w:t>
      </w:r>
      <w:del w:id="112" w:author="rui guirrugo" w:date="2016-05-29T01:33:00Z">
        <w:r w:rsidRPr="00C85F52" w:rsidDel="007C29C7">
          <w:rPr>
            <w:rFonts w:ascii="Times New Roman" w:hAnsi="Times New Roman" w:cs="Times New Roman"/>
          </w:rPr>
          <w:delText>a</w:delText>
        </w:r>
      </w:del>
      <w:r w:rsidRPr="00C85F52">
        <w:rPr>
          <w:rFonts w:ascii="Times New Roman" w:hAnsi="Times New Roman" w:cs="Times New Roman"/>
        </w:rPr>
        <w:t xml:space="preserve"> </w:t>
      </w:r>
      <w:commentRangeEnd w:id="111"/>
      <w:r w:rsidR="001D3DB8">
        <w:rPr>
          <w:rStyle w:val="CommentReference"/>
          <w:rFonts w:ascii="Verdana" w:hAnsi="Verdana" w:cs="Times New Roman"/>
        </w:rPr>
        <w:commentReference w:id="111"/>
      </w:r>
      <w:r>
        <w:rPr>
          <w:rFonts w:ascii="Times New Roman" w:hAnsi="Times New Roman" w:cs="Times New Roman"/>
        </w:rPr>
        <w:t>Sistema de Informação</w:t>
      </w:r>
      <w:r w:rsidRPr="00C85F52">
        <w:rPr>
          <w:rFonts w:ascii="Times New Roman" w:hAnsi="Times New Roman" w:cs="Times New Roman"/>
        </w:rPr>
        <w:t xml:space="preserve"> para a gestão de processos para auxiliar devidamente a gestão do Ciclo de vida dos </w:t>
      </w:r>
      <w:commentRangeStart w:id="113"/>
      <w:del w:id="114" w:author="rui guirrugo" w:date="2016-05-29T01:33:00Z">
        <w:r w:rsidRPr="00C85F52" w:rsidDel="007C29C7">
          <w:rPr>
            <w:rFonts w:ascii="Times New Roman" w:hAnsi="Times New Roman" w:cs="Times New Roman"/>
          </w:rPr>
          <w:delText xml:space="preserve">actuais </w:delText>
        </w:r>
        <w:commentRangeEnd w:id="113"/>
        <w:r w:rsidR="001D3DB8" w:rsidDel="007C29C7">
          <w:rPr>
            <w:rStyle w:val="CommentReference"/>
            <w:rFonts w:ascii="Verdana" w:hAnsi="Verdana" w:cs="Times New Roman"/>
          </w:rPr>
          <w:commentReference w:id="113"/>
        </w:r>
      </w:del>
      <w:r w:rsidRPr="00C85F52">
        <w:rPr>
          <w:rFonts w:ascii="Times New Roman" w:hAnsi="Times New Roman" w:cs="Times New Roman"/>
        </w:rPr>
        <w:t>Processos Judiciais.</w:t>
      </w:r>
    </w:p>
    <w:p w14:paraId="57D84BA3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FDA85FB" w14:textId="77777777" w:rsidR="0024334E" w:rsidRPr="00C85F52" w:rsidRDefault="0024334E" w:rsidP="00142DBE">
      <w:pPr>
        <w:pStyle w:val="Heading3"/>
        <w:pPrChange w:id="115" w:author="rui guirrugo" w:date="2016-05-29T01:22:00Z">
          <w:pPr>
            <w:pStyle w:val="Heading3"/>
          </w:pPr>
        </w:pPrChange>
      </w:pPr>
      <w:bookmarkStart w:id="116" w:name="_Toc428791906"/>
      <w:bookmarkStart w:id="117" w:name="_Toc436653518"/>
      <w:r w:rsidRPr="00C85F52">
        <w:t xml:space="preserve"> </w:t>
      </w:r>
      <w:bookmarkStart w:id="118" w:name="_Toc440445198"/>
      <w:r w:rsidRPr="00C85F52">
        <w:t>Objecto de investigação</w:t>
      </w:r>
      <w:bookmarkEnd w:id="116"/>
      <w:bookmarkEnd w:id="117"/>
      <w:bookmarkEnd w:id="118"/>
    </w:p>
    <w:p w14:paraId="1D52B8E4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Sistema </w:t>
      </w:r>
      <w:r w:rsidRPr="00C85F52">
        <w:rPr>
          <w:rFonts w:ascii="Times New Roman" w:hAnsi="Times New Roman" w:cs="Times New Roman"/>
        </w:rPr>
        <w:t>para a gestão de Processos Judicias no Tribunal dos Menores.</w:t>
      </w:r>
    </w:p>
    <w:p w14:paraId="098BB9FB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506A79AC" w14:textId="77777777" w:rsidR="0024334E" w:rsidRPr="00C85F52" w:rsidRDefault="0024334E" w:rsidP="00142DBE">
      <w:pPr>
        <w:pStyle w:val="Heading3"/>
        <w:pPrChange w:id="119" w:author="rui guirrugo" w:date="2016-05-29T01:22:00Z">
          <w:pPr>
            <w:pStyle w:val="Heading3"/>
          </w:pPr>
        </w:pPrChange>
      </w:pPr>
      <w:bookmarkStart w:id="120" w:name="_Toc428791907"/>
      <w:bookmarkStart w:id="121" w:name="_Toc436653519"/>
      <w:bookmarkStart w:id="122" w:name="_Toc440445199"/>
      <w:bookmarkStart w:id="123" w:name="OLE_LINK3"/>
      <w:bookmarkStart w:id="124" w:name="OLE_LINK4"/>
      <w:r w:rsidRPr="00C85F52">
        <w:t>Objectivo geral de investigação</w:t>
      </w:r>
      <w:bookmarkEnd w:id="120"/>
      <w:bookmarkEnd w:id="121"/>
      <w:bookmarkEnd w:id="122"/>
    </w:p>
    <w:bookmarkEnd w:id="123"/>
    <w:bookmarkEnd w:id="124"/>
    <w:p w14:paraId="1FCA8AC3" w14:textId="2FC76A45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commentRangeStart w:id="125"/>
      <w:del w:id="126" w:author="rui guirrugo" w:date="2016-05-28T20:26:00Z">
        <w:r w:rsidRPr="00C85F52" w:rsidDel="00EA64D2">
          <w:rPr>
            <w:rFonts w:ascii="Times New Roman" w:hAnsi="Times New Roman" w:cs="Times New Roman"/>
          </w:rPr>
          <w:delText xml:space="preserve">Implementar </w:delText>
        </w:r>
      </w:del>
      <w:commentRangeEnd w:id="125"/>
      <w:ins w:id="127" w:author="rui guirrugo" w:date="2016-05-28T20:26:00Z">
        <w:r w:rsidR="00EA64D2">
          <w:rPr>
            <w:rFonts w:ascii="Times New Roman" w:hAnsi="Times New Roman" w:cs="Times New Roman"/>
          </w:rPr>
          <w:t>Desenvolver</w:t>
        </w:r>
        <w:r w:rsidR="00EA64D2" w:rsidRPr="00C85F52">
          <w:rPr>
            <w:rFonts w:ascii="Times New Roman" w:hAnsi="Times New Roman" w:cs="Times New Roman"/>
          </w:rPr>
          <w:t xml:space="preserve"> </w:t>
        </w:r>
      </w:ins>
      <w:r w:rsidR="001D3DB8">
        <w:rPr>
          <w:rStyle w:val="CommentReference"/>
          <w:rFonts w:ascii="Verdana" w:hAnsi="Verdana" w:cs="Times New Roman"/>
        </w:rPr>
        <w:commentReference w:id="125"/>
      </w:r>
      <w:r>
        <w:rPr>
          <w:rFonts w:ascii="Times New Roman" w:hAnsi="Times New Roman" w:cs="Times New Roman"/>
        </w:rPr>
        <w:t>um Sistema de Informação</w:t>
      </w:r>
      <w:r w:rsidRPr="00C85F52">
        <w:rPr>
          <w:rFonts w:ascii="Times New Roman" w:hAnsi="Times New Roman" w:cs="Times New Roman"/>
        </w:rPr>
        <w:t xml:space="preserve"> para a gestão de Processos Judiciais no Tribunal dos Menores da Cidade de Maputo.</w:t>
      </w:r>
    </w:p>
    <w:p w14:paraId="383A150F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746BF76" w14:textId="77777777" w:rsidR="0024334E" w:rsidRPr="00C85F52" w:rsidRDefault="0024334E" w:rsidP="00905010">
      <w:pPr>
        <w:pStyle w:val="Heading4"/>
      </w:pPr>
      <w:bookmarkStart w:id="128" w:name="_Toc428791908"/>
      <w:bookmarkStart w:id="129" w:name="_Toc436653520"/>
      <w:r w:rsidRPr="00C85F52">
        <w:t>Objectivos específicos de investigação</w:t>
      </w:r>
      <w:bookmarkEnd w:id="128"/>
      <w:bookmarkEnd w:id="129"/>
    </w:p>
    <w:p w14:paraId="602BD1A1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Com o actual projecto pretende-se:</w:t>
      </w:r>
    </w:p>
    <w:p w14:paraId="0C15FD6F" w14:textId="77777777" w:rsidR="0024334E" w:rsidRPr="00C85F52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Analisar a actual metodologia de Gestão de Processos Judiciais</w:t>
      </w:r>
    </w:p>
    <w:p w14:paraId="42A84D09" w14:textId="77777777" w:rsidR="0024334E" w:rsidRPr="00C85F52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Eliminar as lacunas identificadas no sistema de Gestão dos Processos Judiciais no que se relaciona com a sua Gestão do seu Ciclo de vida.</w:t>
      </w:r>
    </w:p>
    <w:p w14:paraId="4DA03792" w14:textId="38CEA7B5" w:rsidR="0024334E" w:rsidRPr="00C85F52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 xml:space="preserve">Implementar uma Interface gráfica para melhorar </w:t>
      </w:r>
      <w:ins w:id="130" w:author="rui guirrugo" w:date="2016-05-28T20:26:00Z">
        <w:r w:rsidR="00EA64D2">
          <w:rPr>
            <w:rFonts w:ascii="Times New Roman" w:hAnsi="Times New Roman" w:cs="Times New Roman"/>
          </w:rPr>
          <w:t>o</w:t>
        </w:r>
      </w:ins>
      <w:commentRangeStart w:id="131"/>
      <w:del w:id="132" w:author="rui guirrugo" w:date="2016-05-28T20:26:00Z">
        <w:r w:rsidRPr="00C85F52" w:rsidDel="00EA64D2">
          <w:rPr>
            <w:rFonts w:ascii="Times New Roman" w:hAnsi="Times New Roman" w:cs="Times New Roman"/>
          </w:rPr>
          <w:delText>no</w:delText>
        </w:r>
      </w:del>
      <w:r w:rsidRPr="00C85F52">
        <w:rPr>
          <w:rFonts w:ascii="Times New Roman" w:hAnsi="Times New Roman" w:cs="Times New Roman"/>
        </w:rPr>
        <w:t xml:space="preserve"> </w:t>
      </w:r>
      <w:commentRangeEnd w:id="131"/>
      <w:r w:rsidR="001D3DB8">
        <w:rPr>
          <w:rStyle w:val="CommentReference"/>
          <w:rFonts w:ascii="Verdana" w:hAnsi="Verdana" w:cs="Times New Roman"/>
        </w:rPr>
        <w:commentReference w:id="131"/>
      </w:r>
      <w:r w:rsidRPr="00C85F52">
        <w:rPr>
          <w:rFonts w:ascii="Times New Roman" w:hAnsi="Times New Roman" w:cs="Times New Roman"/>
        </w:rPr>
        <w:t xml:space="preserve">uso do mesmo sistema </w:t>
      </w:r>
    </w:p>
    <w:p w14:paraId="1680CC0F" w14:textId="77777777" w:rsidR="0024334E" w:rsidRPr="00C85F52" w:rsidRDefault="0024334E" w:rsidP="00A41A40">
      <w:pPr>
        <w:pStyle w:val="BodyText"/>
        <w:numPr>
          <w:ilvl w:val="0"/>
          <w:numId w:val="11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Implantar e testar a Aplicação no Tribunal dos Menores em ambiente e âmbito de pré-produção.</w:t>
      </w:r>
    </w:p>
    <w:p w14:paraId="66212421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073E72C" w14:textId="77777777" w:rsidR="0024334E" w:rsidRPr="00C85F52" w:rsidRDefault="0024334E" w:rsidP="00142DBE">
      <w:pPr>
        <w:pStyle w:val="Heading3"/>
        <w:pPrChange w:id="133" w:author="rui guirrugo" w:date="2016-05-29T01:22:00Z">
          <w:pPr>
            <w:pStyle w:val="Heading3"/>
          </w:pPr>
        </w:pPrChange>
      </w:pPr>
      <w:bookmarkStart w:id="134" w:name="_Toc428791909"/>
      <w:bookmarkStart w:id="135" w:name="_Toc436653521"/>
      <w:r w:rsidRPr="00C85F52">
        <w:t xml:space="preserve"> </w:t>
      </w:r>
      <w:bookmarkStart w:id="136" w:name="_Toc440445200"/>
      <w:r w:rsidRPr="00C85F52">
        <w:t>Perguntas investigação</w:t>
      </w:r>
      <w:bookmarkEnd w:id="134"/>
      <w:bookmarkEnd w:id="135"/>
      <w:bookmarkEnd w:id="136"/>
    </w:p>
    <w:p w14:paraId="19784D04" w14:textId="5A04CC7A" w:rsidR="0024334E" w:rsidRPr="00C85F52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 xml:space="preserve">Como identificar lacunas </w:t>
      </w:r>
      <w:commentRangeStart w:id="137"/>
      <w:r w:rsidRPr="00C85F52">
        <w:rPr>
          <w:rFonts w:ascii="Times New Roman" w:hAnsi="Times New Roman" w:cs="Times New Roman"/>
        </w:rPr>
        <w:t>existe</w:t>
      </w:r>
      <w:ins w:id="138" w:author="rui guirrugo" w:date="2016-05-28T20:26:00Z">
        <w:r w:rsidR="00EA64D2">
          <w:rPr>
            <w:rFonts w:ascii="Times New Roman" w:hAnsi="Times New Roman" w:cs="Times New Roman"/>
          </w:rPr>
          <w:t>ntes</w:t>
        </w:r>
      </w:ins>
      <w:del w:id="139" w:author="rui guirrugo" w:date="2016-05-28T20:26:00Z">
        <w:r w:rsidRPr="00C85F52" w:rsidDel="00EA64D2">
          <w:rPr>
            <w:rFonts w:ascii="Times New Roman" w:hAnsi="Times New Roman" w:cs="Times New Roman"/>
          </w:rPr>
          <w:delText>m</w:delText>
        </w:r>
      </w:del>
      <w:r w:rsidRPr="00C85F52">
        <w:rPr>
          <w:rFonts w:ascii="Times New Roman" w:hAnsi="Times New Roman" w:cs="Times New Roman"/>
        </w:rPr>
        <w:t xml:space="preserve"> </w:t>
      </w:r>
      <w:commentRangeEnd w:id="137"/>
      <w:r w:rsidR="001D3DB8">
        <w:rPr>
          <w:rStyle w:val="CommentReference"/>
          <w:rFonts w:ascii="Verdana" w:hAnsi="Verdana" w:cs="Times New Roman"/>
        </w:rPr>
        <w:commentReference w:id="137"/>
      </w:r>
      <w:r w:rsidRPr="00C85F52">
        <w:rPr>
          <w:rFonts w:ascii="Times New Roman" w:hAnsi="Times New Roman" w:cs="Times New Roman"/>
        </w:rPr>
        <w:t>no sistema de gestão de informação</w:t>
      </w:r>
    </w:p>
    <w:p w14:paraId="372F579D" w14:textId="77777777" w:rsidR="0024334E" w:rsidRPr="00C85F52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 xml:space="preserve">Como melhorar um sistema para a gestão de processos judiciais </w:t>
      </w:r>
    </w:p>
    <w:p w14:paraId="2E40EE9D" w14:textId="77777777" w:rsidR="0024334E" w:rsidRPr="00C85F52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Que normas seguir e utilizar em uma aplicação com o processo de gestão de processos</w:t>
      </w:r>
    </w:p>
    <w:p w14:paraId="0C0EC8F1" w14:textId="77777777" w:rsidR="0024334E" w:rsidRPr="00C85F52" w:rsidRDefault="0024334E" w:rsidP="00A41A40">
      <w:pPr>
        <w:pStyle w:val="BodyText"/>
        <w:numPr>
          <w:ilvl w:val="0"/>
          <w:numId w:val="12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 xml:space="preserve">Como </w:t>
      </w:r>
      <w:r>
        <w:rPr>
          <w:rFonts w:ascii="Times New Roman" w:hAnsi="Times New Roman" w:cs="Times New Roman"/>
        </w:rPr>
        <w:t>melhorar a segurança e integridade da gestão processual.</w:t>
      </w:r>
      <w:r w:rsidRPr="00C85F52">
        <w:rPr>
          <w:rFonts w:ascii="Times New Roman" w:hAnsi="Times New Roman" w:cs="Times New Roman"/>
        </w:rPr>
        <w:t xml:space="preserve"> </w:t>
      </w:r>
    </w:p>
    <w:p w14:paraId="2E3F791A" w14:textId="77777777" w:rsidR="0024334E" w:rsidRPr="00845E94" w:rsidRDefault="0024334E" w:rsidP="0024334E">
      <w:pPr>
        <w:pStyle w:val="BodyText"/>
        <w:spacing w:before="0" w:after="0" w:line="360" w:lineRule="auto"/>
      </w:pPr>
    </w:p>
    <w:p w14:paraId="5415B316" w14:textId="77777777" w:rsidR="0024334E" w:rsidRPr="0005259B" w:rsidRDefault="0024334E" w:rsidP="0024334E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color w:val="FF0000"/>
          <w:sz w:val="24"/>
          <w:szCs w:val="24"/>
        </w:rPr>
        <w:br w:type="page"/>
      </w:r>
    </w:p>
    <w:p w14:paraId="5F842842" w14:textId="77777777" w:rsidR="0024334E" w:rsidRDefault="0024334E" w:rsidP="00BB0DC9">
      <w:pPr>
        <w:pStyle w:val="Heading2"/>
      </w:pPr>
      <w:bookmarkStart w:id="140" w:name="_Toc436653522"/>
      <w:r w:rsidRPr="009C7177">
        <w:t xml:space="preserve"> </w:t>
      </w:r>
      <w:bookmarkStart w:id="141" w:name="_Toc440445201"/>
      <w:r w:rsidRPr="009C7177">
        <w:t>Metodologia</w:t>
      </w:r>
      <w:bookmarkEnd w:id="140"/>
      <w:bookmarkEnd w:id="141"/>
    </w:p>
    <w:p w14:paraId="6C0960F0" w14:textId="77777777" w:rsidR="00905010" w:rsidRPr="00905010" w:rsidRDefault="00905010" w:rsidP="00905010">
      <w:pPr>
        <w:pStyle w:val="BodyText"/>
      </w:pPr>
    </w:p>
    <w:p w14:paraId="3ED8C5C8" w14:textId="77777777" w:rsidR="0024334E" w:rsidRPr="00C85F52" w:rsidRDefault="0024334E" w:rsidP="00142DBE">
      <w:pPr>
        <w:pStyle w:val="Heading3"/>
        <w:pPrChange w:id="142" w:author="rui guirrugo" w:date="2016-05-29T01:22:00Z">
          <w:pPr>
            <w:pStyle w:val="Heading3"/>
          </w:pPr>
        </w:pPrChange>
      </w:pPr>
      <w:bookmarkStart w:id="143" w:name="_Toc428791911"/>
      <w:bookmarkStart w:id="144" w:name="_Toc436653523"/>
      <w:r w:rsidRPr="00C85F52">
        <w:t xml:space="preserve"> </w:t>
      </w:r>
      <w:bookmarkStart w:id="145" w:name="_Toc440445202"/>
      <w:r w:rsidRPr="00C85F52">
        <w:t>Abordagem da investigação</w:t>
      </w:r>
      <w:bookmarkEnd w:id="143"/>
      <w:bookmarkEnd w:id="144"/>
      <w:bookmarkEnd w:id="145"/>
    </w:p>
    <w:p w14:paraId="1D286765" w14:textId="29F367E2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A abordagem</w:t>
      </w:r>
      <w:r>
        <w:rPr>
          <w:rFonts w:ascii="Times New Roman" w:hAnsi="Times New Roman" w:cs="Times New Roman"/>
          <w:color w:val="000000"/>
          <w:szCs w:val="24"/>
        </w:rPr>
        <w:t xml:space="preserve"> que se irá aplicar para o seguinte projecto</w:t>
      </w:r>
      <w:del w:id="146" w:author="rui guirrugo" w:date="2016-05-28T20:26:00Z">
        <w:r w:rsidDel="00EA64D2">
          <w:rPr>
            <w:rFonts w:ascii="Times New Roman" w:hAnsi="Times New Roman" w:cs="Times New Roman"/>
            <w:color w:val="000000"/>
            <w:szCs w:val="24"/>
          </w:rPr>
          <w:delText xml:space="preserve"> de </w:delText>
        </w:r>
        <w:commentRangeStart w:id="147"/>
        <w:r w:rsidDel="00EA64D2">
          <w:rPr>
            <w:rFonts w:ascii="Times New Roman" w:hAnsi="Times New Roman" w:cs="Times New Roman"/>
            <w:color w:val="000000"/>
            <w:szCs w:val="24"/>
          </w:rPr>
          <w:delText>Engenharia Informática</w:delText>
        </w:r>
        <w:commentRangeEnd w:id="147"/>
        <w:r w:rsidR="001D3DB8" w:rsidDel="00EA64D2">
          <w:rPr>
            <w:rStyle w:val="CommentReference"/>
            <w:rFonts w:ascii="Verdana" w:hAnsi="Verdana" w:cs="Times New Roman"/>
          </w:rPr>
          <w:commentReference w:id="147"/>
        </w:r>
      </w:del>
      <w:r>
        <w:rPr>
          <w:rFonts w:ascii="Times New Roman" w:hAnsi="Times New Roman" w:cs="Times New Roman"/>
          <w:color w:val="000000"/>
          <w:szCs w:val="24"/>
        </w:rPr>
        <w:t xml:space="preserve">, </w:t>
      </w:r>
      <w:commentRangeStart w:id="148"/>
      <w:r>
        <w:rPr>
          <w:rFonts w:ascii="Times New Roman" w:hAnsi="Times New Roman" w:cs="Times New Roman"/>
          <w:color w:val="000000"/>
          <w:szCs w:val="24"/>
        </w:rPr>
        <w:t>é</w:t>
      </w:r>
      <w:r w:rsidRPr="00C85F52">
        <w:rPr>
          <w:rFonts w:ascii="Times New Roman" w:hAnsi="Times New Roman" w:cs="Times New Roman"/>
          <w:color w:val="000000"/>
          <w:szCs w:val="24"/>
        </w:rPr>
        <w:t xml:space="preserve"> metodológica a ser seguida na elaboração deste projecto</w:t>
      </w:r>
      <w:commentRangeEnd w:id="148"/>
      <w:r w:rsidR="001D3DB8">
        <w:rPr>
          <w:rStyle w:val="CommentReference"/>
          <w:rFonts w:ascii="Verdana" w:hAnsi="Verdana" w:cs="Times New Roman"/>
        </w:rPr>
        <w:commentReference w:id="148"/>
      </w:r>
      <w:r w:rsidRPr="00C85F52">
        <w:rPr>
          <w:rFonts w:ascii="Times New Roman" w:hAnsi="Times New Roman" w:cs="Times New Roman"/>
          <w:color w:val="000000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Cs w:val="24"/>
        </w:rPr>
        <w:t>será</w:t>
      </w:r>
      <w:r w:rsidRPr="00C85F52">
        <w:rPr>
          <w:rFonts w:ascii="Times New Roman" w:hAnsi="Times New Roman" w:cs="Times New Roman"/>
          <w:color w:val="000000"/>
          <w:szCs w:val="24"/>
        </w:rPr>
        <w:t xml:space="preserve"> uma pesquisa bibliográfica e de participação no campo, em que se </w:t>
      </w:r>
      <w:commentRangeStart w:id="149"/>
      <w:r w:rsidRPr="00C85F52">
        <w:rPr>
          <w:rFonts w:ascii="Times New Roman" w:hAnsi="Times New Roman" w:cs="Times New Roman"/>
          <w:color w:val="000000"/>
          <w:szCs w:val="24"/>
        </w:rPr>
        <w:t>ir</w:t>
      </w:r>
      <w:ins w:id="150" w:author="rui guirrugo" w:date="2016-05-28T20:27:00Z">
        <w:r w:rsidR="00EA64D2">
          <w:rPr>
            <w:rFonts w:ascii="Times New Roman" w:hAnsi="Times New Roman" w:cs="Times New Roman"/>
            <w:color w:val="000000"/>
            <w:szCs w:val="24"/>
          </w:rPr>
          <w:t>á</w:t>
        </w:r>
      </w:ins>
      <w:del w:id="151" w:author="rui guirrugo" w:date="2016-05-28T20:27:00Z">
        <w:r w:rsidRPr="00C85F52" w:rsidDel="00EA64D2">
          <w:rPr>
            <w:rFonts w:ascii="Times New Roman" w:hAnsi="Times New Roman" w:cs="Times New Roman"/>
            <w:color w:val="000000"/>
            <w:szCs w:val="24"/>
          </w:rPr>
          <w:delText>a</w:delText>
        </w:r>
      </w:del>
      <w:r w:rsidRPr="00C85F52">
        <w:rPr>
          <w:rFonts w:ascii="Times New Roman" w:hAnsi="Times New Roman" w:cs="Times New Roman"/>
          <w:color w:val="000000"/>
          <w:szCs w:val="24"/>
        </w:rPr>
        <w:t xml:space="preserve"> </w:t>
      </w:r>
      <w:commentRangeEnd w:id="149"/>
      <w:r w:rsidR="001D3DB8">
        <w:rPr>
          <w:rStyle w:val="CommentReference"/>
          <w:rFonts w:ascii="Verdana" w:hAnsi="Verdana" w:cs="Times New Roman"/>
        </w:rPr>
        <w:commentReference w:id="149"/>
      </w:r>
      <w:r w:rsidRPr="00C85F52">
        <w:rPr>
          <w:rFonts w:ascii="Times New Roman" w:hAnsi="Times New Roman" w:cs="Times New Roman"/>
          <w:color w:val="000000"/>
          <w:szCs w:val="24"/>
        </w:rPr>
        <w:t>identificar os problemas a melhorar</w:t>
      </w:r>
      <w:del w:id="152" w:author="rui guirrugo" w:date="2016-05-28T20:27:00Z">
        <w:r w:rsidRPr="00C85F52" w:rsidDel="00EA64D2">
          <w:rPr>
            <w:rFonts w:ascii="Times New Roman" w:hAnsi="Times New Roman" w:cs="Times New Roman"/>
            <w:color w:val="000000"/>
            <w:szCs w:val="24"/>
          </w:rPr>
          <w:delText xml:space="preserve"> </w:delText>
        </w:r>
        <w:commentRangeStart w:id="153"/>
        <w:r w:rsidRPr="00C85F52" w:rsidDel="00EA64D2">
          <w:rPr>
            <w:rFonts w:ascii="Times New Roman" w:hAnsi="Times New Roman" w:cs="Times New Roman"/>
            <w:color w:val="000000"/>
            <w:szCs w:val="24"/>
          </w:rPr>
          <w:delText>no campo</w:delText>
        </w:r>
        <w:commentRangeEnd w:id="153"/>
        <w:r w:rsidR="007923A1" w:rsidDel="00EA64D2">
          <w:rPr>
            <w:rStyle w:val="CommentReference"/>
            <w:rFonts w:ascii="Verdana" w:hAnsi="Verdana" w:cs="Times New Roman"/>
          </w:rPr>
          <w:commentReference w:id="153"/>
        </w:r>
      </w:del>
      <w:r w:rsidRPr="00C85F52">
        <w:rPr>
          <w:rFonts w:ascii="Times New Roman" w:hAnsi="Times New Roman" w:cs="Times New Roman"/>
          <w:color w:val="000000"/>
          <w:szCs w:val="24"/>
        </w:rPr>
        <w:t xml:space="preserve">. A pesquisa bibliográfica terá como ajuda identificar as ferramentas adequadas para resolver o problema que em seguida </w:t>
      </w:r>
      <w:commentRangeStart w:id="154"/>
      <w:r w:rsidRPr="00C85F52">
        <w:rPr>
          <w:rFonts w:ascii="Times New Roman" w:hAnsi="Times New Roman" w:cs="Times New Roman"/>
          <w:color w:val="000000"/>
          <w:szCs w:val="24"/>
        </w:rPr>
        <w:t>ir</w:t>
      </w:r>
      <w:ins w:id="155" w:author="rui guirrugo" w:date="2016-05-28T20:27:00Z">
        <w:r w:rsidR="00EA64D2">
          <w:rPr>
            <w:rFonts w:ascii="Times New Roman" w:hAnsi="Times New Roman" w:cs="Times New Roman"/>
            <w:color w:val="000000"/>
            <w:szCs w:val="24"/>
          </w:rPr>
          <w:t>á</w:t>
        </w:r>
      </w:ins>
      <w:del w:id="156" w:author="rui guirrugo" w:date="2016-05-28T20:27:00Z">
        <w:r w:rsidRPr="00C85F52" w:rsidDel="00EA64D2">
          <w:rPr>
            <w:rFonts w:ascii="Times New Roman" w:hAnsi="Times New Roman" w:cs="Times New Roman"/>
            <w:color w:val="000000"/>
            <w:szCs w:val="24"/>
          </w:rPr>
          <w:delText>a</w:delText>
        </w:r>
      </w:del>
      <w:ins w:id="157" w:author="rui guirrugo" w:date="2016-05-28T20:28:00Z">
        <w:r w:rsidR="009E33D1">
          <w:rPr>
            <w:rFonts w:ascii="Times New Roman" w:hAnsi="Times New Roman" w:cs="Times New Roman"/>
            <w:color w:val="000000"/>
            <w:szCs w:val="24"/>
          </w:rPr>
          <w:t xml:space="preserve"> </w:t>
        </w:r>
      </w:ins>
      <w:del w:id="158" w:author="rui guirrugo" w:date="2016-05-28T20:28:00Z">
        <w:r w:rsidRPr="00C85F52" w:rsidDel="009E33D1">
          <w:rPr>
            <w:rFonts w:ascii="Times New Roman" w:hAnsi="Times New Roman" w:cs="Times New Roman"/>
            <w:color w:val="000000"/>
            <w:szCs w:val="24"/>
          </w:rPr>
          <w:delText xml:space="preserve"> </w:delText>
        </w:r>
        <w:commentRangeEnd w:id="154"/>
        <w:r w:rsidR="007923A1" w:rsidDel="009E33D1">
          <w:rPr>
            <w:rStyle w:val="CommentReference"/>
            <w:rFonts w:ascii="Verdana" w:hAnsi="Verdana" w:cs="Times New Roman"/>
          </w:rPr>
          <w:commentReference w:id="154"/>
        </w:r>
        <w:commentRangeStart w:id="159"/>
        <w:r w:rsidRPr="00C85F52" w:rsidDel="009E33D1">
          <w:rPr>
            <w:rFonts w:ascii="Times New Roman" w:hAnsi="Times New Roman" w:cs="Times New Roman"/>
            <w:color w:val="000000"/>
            <w:szCs w:val="24"/>
          </w:rPr>
          <w:delText xml:space="preserve">se </w:delText>
        </w:r>
        <w:commentRangeEnd w:id="159"/>
        <w:r w:rsidR="007923A1" w:rsidDel="009E33D1">
          <w:rPr>
            <w:rStyle w:val="CommentReference"/>
            <w:rFonts w:ascii="Verdana" w:hAnsi="Verdana" w:cs="Times New Roman"/>
          </w:rPr>
          <w:commentReference w:id="159"/>
        </w:r>
      </w:del>
      <w:commentRangeStart w:id="160"/>
      <w:r w:rsidRPr="00C85F52">
        <w:rPr>
          <w:rFonts w:ascii="Times New Roman" w:hAnsi="Times New Roman" w:cs="Times New Roman"/>
          <w:color w:val="000000"/>
          <w:szCs w:val="24"/>
        </w:rPr>
        <w:t>realizar-se uma metodologia experimenta</w:t>
      </w:r>
      <w:ins w:id="161" w:author="rui guirrugo" w:date="2016-05-28T20:28:00Z">
        <w:r w:rsidR="009E33D1">
          <w:rPr>
            <w:rFonts w:ascii="Times New Roman" w:hAnsi="Times New Roman" w:cs="Times New Roman"/>
            <w:color w:val="000000"/>
            <w:szCs w:val="24"/>
          </w:rPr>
          <w:t>l</w:t>
        </w:r>
      </w:ins>
      <w:r w:rsidRPr="00C85F52">
        <w:rPr>
          <w:rFonts w:ascii="Times New Roman" w:hAnsi="Times New Roman" w:cs="Times New Roman"/>
          <w:color w:val="000000"/>
          <w:szCs w:val="24"/>
        </w:rPr>
        <w:t xml:space="preserve"> no desenvolvimento da aplicação.</w:t>
      </w:r>
      <w:commentRangeEnd w:id="160"/>
      <w:r w:rsidR="007923A1">
        <w:rPr>
          <w:rStyle w:val="CommentReference"/>
          <w:rFonts w:ascii="Verdana" w:hAnsi="Verdana" w:cs="Times New Roman"/>
        </w:rPr>
        <w:commentReference w:id="160"/>
      </w:r>
    </w:p>
    <w:p w14:paraId="32134A16" w14:textId="5BFAD1AD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commentRangeStart w:id="162"/>
      <w:r>
        <w:rPr>
          <w:rFonts w:ascii="Times New Roman" w:hAnsi="Times New Roman" w:cs="Times New Roman"/>
          <w:color w:val="000000"/>
          <w:szCs w:val="24"/>
        </w:rPr>
        <w:t xml:space="preserve">O paradigma em que esta investigação ira seguir </w:t>
      </w:r>
      <w:commentRangeEnd w:id="162"/>
      <w:r w:rsidR="007923A1">
        <w:rPr>
          <w:rStyle w:val="CommentReference"/>
          <w:rFonts w:ascii="Verdana" w:hAnsi="Verdana" w:cs="Times New Roman"/>
        </w:rPr>
        <w:commentReference w:id="162"/>
      </w:r>
      <w:ins w:id="163" w:author="rui guirrugo" w:date="2016-05-28T20:29:00Z">
        <w:r w:rsidR="009E33D1">
          <w:rPr>
            <w:rFonts w:ascii="Times New Roman" w:hAnsi="Times New Roman" w:cs="Times New Roman"/>
            <w:color w:val="000000"/>
            <w:szCs w:val="24"/>
          </w:rPr>
          <w:t>sera</w:t>
        </w:r>
      </w:ins>
      <w:del w:id="164" w:author="rui guirrugo" w:date="2016-05-28T20:29:00Z">
        <w:r w:rsidDel="009E33D1">
          <w:rPr>
            <w:rFonts w:ascii="Times New Roman" w:hAnsi="Times New Roman" w:cs="Times New Roman"/>
            <w:color w:val="000000"/>
            <w:szCs w:val="24"/>
          </w:rPr>
          <w:delText>é</w:delText>
        </w:r>
      </w:del>
      <w:r>
        <w:rPr>
          <w:rFonts w:ascii="Times New Roman" w:hAnsi="Times New Roman" w:cs="Times New Roman"/>
          <w:color w:val="000000"/>
          <w:szCs w:val="24"/>
        </w:rPr>
        <w:t xml:space="preserve"> Socio Critica, por que carrega as seguintes características:</w:t>
      </w:r>
    </w:p>
    <w:p w14:paraId="290DF0E8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color w:val="000000"/>
          <w:szCs w:val="24"/>
        </w:rPr>
        <w:t xml:space="preserve">Ontológica: </w:t>
      </w:r>
      <w:r>
        <w:rPr>
          <w:rFonts w:ascii="Times New Roman" w:hAnsi="Times New Roman" w:cs="Times New Roman"/>
          <w:color w:val="000000"/>
          <w:szCs w:val="24"/>
        </w:rPr>
        <w:t>porque o tipo de conhecimento deve ser de explicação e pratico, e a finalidade da investigação tem como objectivo melhor, transformar, criticar e identificar mudanças.</w:t>
      </w:r>
    </w:p>
    <w:p w14:paraId="16DFAFA1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color w:val="000000"/>
          <w:szCs w:val="24"/>
        </w:rPr>
        <w:t>Epistemológica:</w:t>
      </w:r>
      <w:r>
        <w:rPr>
          <w:rFonts w:ascii="Times New Roman" w:hAnsi="Times New Roman" w:cs="Times New Roman"/>
          <w:color w:val="000000"/>
          <w:szCs w:val="24"/>
        </w:rPr>
        <w:t xml:space="preserve"> A forma de investigar é pratica, e tem o fundamento teórico critico.</w:t>
      </w:r>
    </w:p>
    <w:p w14:paraId="1E616192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b/>
          <w:color w:val="000000"/>
          <w:szCs w:val="24"/>
        </w:rPr>
        <w:t xml:space="preserve">Metodológica: </w:t>
      </w:r>
      <w:r w:rsidRPr="0092209B">
        <w:rPr>
          <w:rFonts w:ascii="Times New Roman" w:hAnsi="Times New Roman" w:cs="Times New Roman"/>
          <w:color w:val="000000"/>
          <w:szCs w:val="24"/>
        </w:rPr>
        <w:t xml:space="preserve">forma de recolha de dados </w:t>
      </w:r>
      <w:r>
        <w:rPr>
          <w:rFonts w:ascii="Times New Roman" w:hAnsi="Times New Roman" w:cs="Times New Roman"/>
          <w:color w:val="000000"/>
          <w:szCs w:val="24"/>
        </w:rPr>
        <w:t>é aberta, ou seja, depende do investigador.</w:t>
      </w:r>
    </w:p>
    <w:p w14:paraId="18E8ECB7" w14:textId="77777777" w:rsidR="00905010" w:rsidRDefault="00905010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3ACDF7AE" w14:textId="77777777" w:rsidR="0024334E" w:rsidRPr="00905010" w:rsidRDefault="0024334E" w:rsidP="00142DBE">
      <w:pPr>
        <w:pStyle w:val="Heading3"/>
        <w:pPrChange w:id="165" w:author="rui guirrugo" w:date="2016-05-29T01:22:00Z">
          <w:pPr>
            <w:pStyle w:val="Heading3"/>
          </w:pPr>
        </w:pPrChange>
      </w:pPr>
      <w:bookmarkStart w:id="166" w:name="_Toc436653524"/>
      <w:bookmarkStart w:id="167" w:name="_Toc440445203"/>
      <w:r w:rsidRPr="000C20BF">
        <w:t>Hipótese / questões a ideia a defender</w:t>
      </w:r>
      <w:bookmarkEnd w:id="166"/>
      <w:bookmarkEnd w:id="167"/>
    </w:p>
    <w:p w14:paraId="0AA3A7D4" w14:textId="77777777" w:rsidR="0024334E" w:rsidRPr="000C20BF" w:rsidRDefault="0024334E" w:rsidP="0024334E">
      <w:pPr>
        <w:suppressAutoHyphens/>
        <w:spacing w:before="0" w:after="0"/>
        <w:rPr>
          <w:szCs w:val="22"/>
        </w:rPr>
      </w:pPr>
      <w:r w:rsidRPr="000C20BF">
        <w:rPr>
          <w:szCs w:val="22"/>
        </w:rPr>
        <w:t xml:space="preserve">Será possível melhorar </w:t>
      </w:r>
      <w:r>
        <w:rPr>
          <w:szCs w:val="22"/>
        </w:rPr>
        <w:t>a segurança, o serviço</w:t>
      </w:r>
      <w:r w:rsidRPr="000C20BF">
        <w:rPr>
          <w:szCs w:val="22"/>
        </w:rPr>
        <w:t>, confiabilidade e integridade com uma aplicação adequada para a gestão processual judicial?</w:t>
      </w:r>
    </w:p>
    <w:p w14:paraId="436A2CC8" w14:textId="77777777" w:rsidR="0024334E" w:rsidRPr="000C20BF" w:rsidRDefault="0024334E" w:rsidP="0024334E">
      <w:pPr>
        <w:suppressAutoHyphens/>
        <w:spacing w:before="0" w:after="0"/>
        <w:rPr>
          <w:szCs w:val="22"/>
        </w:rPr>
      </w:pPr>
      <w:r w:rsidRPr="000C20BF">
        <w:rPr>
          <w:szCs w:val="22"/>
        </w:rPr>
        <w:t>Será possível adquirir melhor produtividade na gestão processual no Tribunal dos menores?</w:t>
      </w:r>
    </w:p>
    <w:p w14:paraId="5B44DA68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7B7BBB3E" w14:textId="77777777" w:rsidR="0024334E" w:rsidRPr="00C85F52" w:rsidRDefault="0024334E" w:rsidP="00142DBE">
      <w:pPr>
        <w:pStyle w:val="Heading3"/>
        <w:pPrChange w:id="168" w:author="rui guirrugo" w:date="2016-05-29T01:22:00Z">
          <w:pPr>
            <w:pStyle w:val="Heading3"/>
          </w:pPr>
        </w:pPrChange>
      </w:pPr>
      <w:bookmarkStart w:id="169" w:name="_Toc428791916"/>
      <w:bookmarkStart w:id="170" w:name="_Toc436653525"/>
      <w:bookmarkStart w:id="171" w:name="_Toc440445204"/>
      <w:r w:rsidRPr="00C85F52">
        <w:t>Métodos de investigação</w:t>
      </w:r>
      <w:bookmarkEnd w:id="169"/>
      <w:bookmarkEnd w:id="170"/>
      <w:bookmarkEnd w:id="171"/>
    </w:p>
    <w:p w14:paraId="54CB3634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2EB4C53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A Metodologia de investigação utilizada será empírica, usando as seguintes etapas:</w:t>
      </w:r>
    </w:p>
    <w:p w14:paraId="67DBC10D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Entrevistas aos profissionais da área, no Tribunais dos Menores da Cidade de Maputo.</w:t>
      </w:r>
    </w:p>
    <w:p w14:paraId="7489F2B3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Consultas de material bibliográfico relacionado com a matéria de investigação.</w:t>
      </w:r>
    </w:p>
    <w:p w14:paraId="6B30BB34" w14:textId="376525BD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commentRangeStart w:id="172"/>
      <w:r w:rsidRPr="00C85F52">
        <w:rPr>
          <w:rFonts w:ascii="Times New Roman" w:hAnsi="Times New Roman" w:cs="Times New Roman"/>
        </w:rPr>
        <w:t>Anal</w:t>
      </w:r>
      <w:ins w:id="173" w:author="rui guirrugo" w:date="2016-05-28T20:29:00Z">
        <w:r w:rsidR="009E33D1">
          <w:rPr>
            <w:rFonts w:ascii="Times New Roman" w:hAnsi="Times New Roman" w:cs="Times New Roman"/>
          </w:rPr>
          <w:t>í</w:t>
        </w:r>
      </w:ins>
      <w:del w:id="174" w:author="rui guirrugo" w:date="2016-05-28T20:29:00Z">
        <w:r w:rsidRPr="00C85F52" w:rsidDel="009E33D1">
          <w:rPr>
            <w:rFonts w:ascii="Times New Roman" w:hAnsi="Times New Roman" w:cs="Times New Roman"/>
          </w:rPr>
          <w:delText>i</w:delText>
        </w:r>
      </w:del>
      <w:r w:rsidRPr="00C85F52">
        <w:rPr>
          <w:rFonts w:ascii="Times New Roman" w:hAnsi="Times New Roman" w:cs="Times New Roman"/>
        </w:rPr>
        <w:t xml:space="preserve">se </w:t>
      </w:r>
      <w:commentRangeEnd w:id="172"/>
      <w:r w:rsidR="007923A1">
        <w:rPr>
          <w:rStyle w:val="CommentReference"/>
          <w:rFonts w:ascii="Verdana" w:hAnsi="Verdana" w:cs="Times New Roman"/>
        </w:rPr>
        <w:commentReference w:id="172"/>
      </w:r>
      <w:r w:rsidRPr="00C85F52">
        <w:rPr>
          <w:rFonts w:ascii="Times New Roman" w:hAnsi="Times New Roman" w:cs="Times New Roman"/>
        </w:rPr>
        <w:t>e estudo do processo de gestão.</w:t>
      </w:r>
    </w:p>
    <w:p w14:paraId="478AB599" w14:textId="77777777" w:rsidR="0024334E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 xml:space="preserve">Utilização de ferramentas de desenvolvimento de aplicação  </w:t>
      </w:r>
    </w:p>
    <w:p w14:paraId="2F65843A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Colecta de dados reais de estudo e estudo do processo judicial.</w:t>
      </w:r>
    </w:p>
    <w:p w14:paraId="648E7026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7713BCB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5E0FBA5A" w14:textId="2A19D918" w:rsidR="00905010" w:rsidRDefault="00905010" w:rsidP="0024334E">
      <w:pPr>
        <w:pStyle w:val="BodyText"/>
        <w:spacing w:before="0" w:after="0" w:line="360" w:lineRule="auto"/>
        <w:rPr>
          <w:ins w:id="175" w:author="rui guirrugo" w:date="2016-05-28T20:30:00Z"/>
          <w:rFonts w:ascii="Times New Roman" w:hAnsi="Times New Roman" w:cs="Times New Roman"/>
          <w:color w:val="000000"/>
          <w:szCs w:val="24"/>
        </w:rPr>
      </w:pPr>
    </w:p>
    <w:p w14:paraId="3CAA453C" w14:textId="77777777" w:rsidR="009E33D1" w:rsidRPr="00C85F52" w:rsidRDefault="009E33D1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1C6D0635" w14:textId="77777777" w:rsidR="0024334E" w:rsidRPr="00C85F52" w:rsidRDefault="0024334E" w:rsidP="00142DBE">
      <w:pPr>
        <w:pStyle w:val="Heading3"/>
        <w:pPrChange w:id="176" w:author="rui guirrugo" w:date="2016-05-29T01:22:00Z">
          <w:pPr>
            <w:pStyle w:val="Heading3"/>
          </w:pPr>
        </w:pPrChange>
      </w:pPr>
      <w:bookmarkStart w:id="177" w:name="_Toc436653526"/>
      <w:bookmarkStart w:id="178" w:name="_Toc440445205"/>
      <w:r w:rsidRPr="00B52F60">
        <w:t>Tarefas da investigação</w:t>
      </w:r>
      <w:bookmarkEnd w:id="177"/>
      <w:bookmarkEnd w:id="178"/>
    </w:p>
    <w:p w14:paraId="1D93EE3B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O desenho a seguir neste presente trabalho, será organizado por diversas etapas/fases.</w:t>
      </w:r>
    </w:p>
    <w:p w14:paraId="4F271224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</w:rPr>
        <w:t>Estas fases estarão da seguinte maneira:</w:t>
      </w:r>
    </w:p>
    <w:p w14:paraId="28EFDE93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153A6BAC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  <w:b/>
        </w:rPr>
        <w:t>1-</w:t>
      </w:r>
      <w:commentRangeStart w:id="179"/>
      <w:r w:rsidRPr="00C85F52">
        <w:rPr>
          <w:rFonts w:ascii="Times New Roman" w:hAnsi="Times New Roman" w:cs="Times New Roman"/>
        </w:rPr>
        <w:t xml:space="preserve">Fará a se </w:t>
      </w:r>
      <w:commentRangeEnd w:id="179"/>
      <w:r w:rsidR="007923A1">
        <w:rPr>
          <w:rStyle w:val="CommentReference"/>
          <w:rFonts w:ascii="Verdana" w:hAnsi="Verdana" w:cs="Times New Roman"/>
        </w:rPr>
        <w:commentReference w:id="179"/>
      </w:r>
      <w:r w:rsidRPr="00C85F52">
        <w:rPr>
          <w:rFonts w:ascii="Times New Roman" w:hAnsi="Times New Roman" w:cs="Times New Roman"/>
        </w:rPr>
        <w:t>uma investigação bibliográfica e de campo com objectivo de efectuar a consulta e analisar de maneira concisa a informação existente.</w:t>
      </w:r>
    </w:p>
    <w:p w14:paraId="7D4156C9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  <w:b/>
        </w:rPr>
        <w:t>2-</w:t>
      </w:r>
      <w:r w:rsidRPr="00C85F52">
        <w:rPr>
          <w:rFonts w:ascii="Times New Roman" w:hAnsi="Times New Roman" w:cs="Times New Roman"/>
        </w:rPr>
        <w:t xml:space="preserve">Segue-se a fase de elaboração do marco teórico, o qual serão abordados os principais </w:t>
      </w:r>
      <w:commentRangeStart w:id="180"/>
      <w:r w:rsidRPr="00C85F52">
        <w:rPr>
          <w:rFonts w:ascii="Times New Roman" w:hAnsi="Times New Roman" w:cs="Times New Roman"/>
        </w:rPr>
        <w:t>e mais importantes</w:t>
      </w:r>
      <w:commentRangeEnd w:id="180"/>
      <w:r w:rsidR="007923A1">
        <w:rPr>
          <w:rStyle w:val="CommentReference"/>
          <w:rFonts w:ascii="Verdana" w:hAnsi="Verdana" w:cs="Times New Roman"/>
        </w:rPr>
        <w:commentReference w:id="180"/>
      </w:r>
      <w:r w:rsidRPr="00C85F52">
        <w:rPr>
          <w:rFonts w:ascii="Times New Roman" w:hAnsi="Times New Roman" w:cs="Times New Roman"/>
        </w:rPr>
        <w:t xml:space="preserve"> conceitos de informação teórica que contribuirão na percepção do objecto de estudo e das ferramentas para resolução dos problemas que temos a diante.</w:t>
      </w:r>
    </w:p>
    <w:p w14:paraId="4EAB4ACA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C85F52">
        <w:rPr>
          <w:rFonts w:ascii="Times New Roman" w:hAnsi="Times New Roman" w:cs="Times New Roman"/>
          <w:b/>
        </w:rPr>
        <w:t>3-</w:t>
      </w:r>
      <w:r w:rsidRPr="00C85F52">
        <w:rPr>
          <w:rFonts w:ascii="Times New Roman" w:hAnsi="Times New Roman" w:cs="Times New Roman"/>
        </w:rPr>
        <w:t>Nesta etapa/fase uma analise do actual da Gestão de Processos Judiciais no Tribunais dos Menores será feita de forma a identificar os problemas e lacunas relacionadas com a Gestão do mesmo.</w:t>
      </w:r>
    </w:p>
    <w:p w14:paraId="1C610545" w14:textId="77777777" w:rsidR="0024334E" w:rsidRPr="002E77A6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4-</w:t>
      </w:r>
      <w:r>
        <w:rPr>
          <w:rFonts w:ascii="Times New Roman" w:hAnsi="Times New Roman" w:cs="Times New Roman"/>
        </w:rPr>
        <w:t>Nesta etapa será elaborado o Sistema de informação para a gestão processual, o Desenvolvimento de métodos, classes, pacotes e atributos serão também elaborados nesta etapa.</w:t>
      </w:r>
    </w:p>
    <w:p w14:paraId="5113F265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5</w:t>
      </w:r>
      <w:r w:rsidRPr="00C85F52">
        <w:rPr>
          <w:rFonts w:ascii="Times New Roman" w:hAnsi="Times New Roman" w:cs="Times New Roman"/>
          <w:b/>
        </w:rPr>
        <w:t>-</w:t>
      </w:r>
      <w:r w:rsidRPr="00C85F52">
        <w:rPr>
          <w:rFonts w:ascii="Times New Roman" w:hAnsi="Times New Roman" w:cs="Times New Roman"/>
        </w:rPr>
        <w:t xml:space="preserve">Como fase final será elaborado um relatório final, onde serão apresentadas as conclusões e possíveis </w:t>
      </w:r>
      <w:commentRangeStart w:id="181"/>
      <w:r w:rsidRPr="00C85F52">
        <w:rPr>
          <w:rFonts w:ascii="Times New Roman" w:hAnsi="Times New Roman" w:cs="Times New Roman"/>
        </w:rPr>
        <w:t>recomendações</w:t>
      </w:r>
      <w:commentRangeEnd w:id="181"/>
      <w:r w:rsidR="007923A1">
        <w:rPr>
          <w:rStyle w:val="CommentReference"/>
          <w:rFonts w:ascii="Verdana" w:hAnsi="Verdana" w:cs="Times New Roman"/>
        </w:rPr>
        <w:commentReference w:id="181"/>
      </w:r>
      <w:r w:rsidRPr="00C85F52">
        <w:rPr>
          <w:rFonts w:ascii="Times New Roman" w:hAnsi="Times New Roman" w:cs="Times New Roman"/>
        </w:rPr>
        <w:t>.</w:t>
      </w:r>
    </w:p>
    <w:p w14:paraId="0546EDBA" w14:textId="77777777" w:rsidR="0024334E" w:rsidRDefault="0024334E" w:rsidP="0024334E">
      <w:pPr>
        <w:spacing w:before="0" w:after="0" w:line="240" w:lineRule="auto"/>
        <w:jc w:val="left"/>
      </w:pPr>
      <w:r>
        <w:br w:type="page"/>
      </w:r>
    </w:p>
    <w:p w14:paraId="0D1AB4AB" w14:textId="77777777" w:rsidR="0024334E" w:rsidRDefault="0024334E" w:rsidP="0024334E">
      <w:pPr>
        <w:spacing w:before="0" w:after="0" w:line="240" w:lineRule="auto"/>
        <w:jc w:val="left"/>
        <w:rPr>
          <w:b/>
          <w:bCs/>
          <w:iCs/>
          <w:sz w:val="26"/>
          <w:szCs w:val="26"/>
        </w:rPr>
      </w:pPr>
    </w:p>
    <w:p w14:paraId="5491AB28" w14:textId="77777777" w:rsidR="0024334E" w:rsidRPr="00B52F60" w:rsidRDefault="0024334E" w:rsidP="00A41A40">
      <w:pPr>
        <w:pStyle w:val="ListParagraph"/>
        <w:keepNext/>
        <w:keepLines/>
        <w:numPr>
          <w:ilvl w:val="0"/>
          <w:numId w:val="17"/>
        </w:numPr>
        <w:spacing w:before="0" w:after="0"/>
        <w:contextualSpacing w:val="0"/>
        <w:outlineLvl w:val="1"/>
        <w:rPr>
          <w:b/>
          <w:bCs/>
          <w:iCs/>
          <w:vanish/>
          <w:sz w:val="26"/>
          <w:szCs w:val="26"/>
        </w:rPr>
      </w:pPr>
      <w:bookmarkStart w:id="182" w:name="_Toc436600491"/>
      <w:bookmarkStart w:id="183" w:name="_Toc436653420"/>
      <w:bookmarkStart w:id="184" w:name="_Toc436653527"/>
      <w:bookmarkStart w:id="185" w:name="_Toc440445206"/>
      <w:bookmarkEnd w:id="182"/>
      <w:bookmarkEnd w:id="183"/>
      <w:bookmarkEnd w:id="184"/>
      <w:bookmarkEnd w:id="185"/>
    </w:p>
    <w:p w14:paraId="73600FB8" w14:textId="77777777" w:rsidR="0024334E" w:rsidRDefault="0024334E" w:rsidP="00BB0DC9">
      <w:pPr>
        <w:pStyle w:val="Heading2"/>
      </w:pPr>
      <w:bookmarkStart w:id="186" w:name="_Toc440445207"/>
      <w:r>
        <w:t>Estrutura do relatório</w:t>
      </w:r>
      <w:bookmarkEnd w:id="186"/>
    </w:p>
    <w:p w14:paraId="4747FF27" w14:textId="77777777" w:rsidR="0024334E" w:rsidRPr="004F4C3B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Cs w:val="26"/>
        </w:rPr>
      </w:pPr>
      <w:r w:rsidRPr="00F613F5">
        <w:rPr>
          <w:b/>
          <w:bCs/>
          <w:iCs/>
          <w:szCs w:val="26"/>
        </w:rPr>
        <w:t>Capítulo 1 – Introdução</w:t>
      </w:r>
      <w:r w:rsidR="00905010" w:rsidRPr="00F613F5">
        <w:rPr>
          <w:b/>
          <w:bCs/>
          <w:iCs/>
          <w:szCs w:val="26"/>
        </w:rPr>
        <w:t>:</w:t>
      </w:r>
      <w:r w:rsidR="00905010" w:rsidRPr="00F613F5">
        <w:rPr>
          <w:bCs/>
          <w:iCs/>
          <w:szCs w:val="26"/>
        </w:rPr>
        <w:t xml:space="preserve"> descreve</w:t>
      </w:r>
      <w:r w:rsidRPr="00F613F5">
        <w:rPr>
          <w:bCs/>
          <w:iCs/>
          <w:szCs w:val="26"/>
        </w:rPr>
        <w:t xml:space="preserve"> os objectivos específicos e gerais e como será atingido os objectivos</w:t>
      </w:r>
      <w:r>
        <w:rPr>
          <w:b/>
          <w:bCs/>
          <w:iCs/>
          <w:szCs w:val="26"/>
        </w:rPr>
        <w:t xml:space="preserve">. </w:t>
      </w:r>
      <w:r>
        <w:rPr>
          <w:bCs/>
          <w:iCs/>
          <w:szCs w:val="26"/>
        </w:rPr>
        <w:t>A</w:t>
      </w:r>
      <w:r w:rsidRPr="00D17DA8">
        <w:rPr>
          <w:bCs/>
          <w:iCs/>
          <w:szCs w:val="26"/>
        </w:rPr>
        <w:t>presenta-se a descrição do projecto no âmbito do estudo realizado, as metas que o mesmo deverá seguir, o objecto deste caso de estudo, a problemática encontrada e sua justificativa, bem como o desenho metodológico</w:t>
      </w:r>
    </w:p>
    <w:p w14:paraId="30145801" w14:textId="77777777" w:rsidR="0024334E" w:rsidRPr="00D17DA8" w:rsidRDefault="0024334E" w:rsidP="0024334E">
      <w:pPr>
        <w:pStyle w:val="ListParagraph"/>
        <w:rPr>
          <w:b/>
          <w:bCs/>
          <w:iCs/>
          <w:szCs w:val="26"/>
        </w:rPr>
      </w:pPr>
    </w:p>
    <w:p w14:paraId="1780FA3A" w14:textId="77777777" w:rsidR="0024334E" w:rsidRPr="004F4C3B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Cs w:val="26"/>
        </w:rPr>
      </w:pPr>
      <w:r w:rsidRPr="00D17DA8">
        <w:rPr>
          <w:b/>
          <w:bCs/>
          <w:iCs/>
          <w:szCs w:val="26"/>
        </w:rPr>
        <w:t>C</w:t>
      </w:r>
      <w:r w:rsidRPr="00F613F5">
        <w:rPr>
          <w:b/>
          <w:bCs/>
          <w:iCs/>
          <w:szCs w:val="26"/>
        </w:rPr>
        <w:t xml:space="preserve">apítulo 2 – Marco teórico conceitual da investigação: </w:t>
      </w:r>
      <w:r w:rsidRPr="00F613F5">
        <w:rPr>
          <w:bCs/>
          <w:iCs/>
          <w:szCs w:val="26"/>
        </w:rPr>
        <w:t>explica todos os conceitos abordados no projecto e explica fundamentos teóricos tanto para as tecnologias e métodos usados para a elaboração do projecto.</w:t>
      </w:r>
      <w:r w:rsidRPr="00D5124D">
        <w:t xml:space="preserve"> </w:t>
      </w:r>
      <w:r>
        <w:t>A</w:t>
      </w:r>
      <w:r w:rsidRPr="00D5124D">
        <w:rPr>
          <w:bCs/>
          <w:iCs/>
          <w:szCs w:val="26"/>
        </w:rPr>
        <w:t xml:space="preserve">presenta-se os fundamentos teóricos relacionados com </w:t>
      </w:r>
      <w:r>
        <w:rPr>
          <w:bCs/>
          <w:iCs/>
          <w:szCs w:val="26"/>
        </w:rPr>
        <w:t xml:space="preserve">Software e tecnologias de gestão processual. </w:t>
      </w:r>
    </w:p>
    <w:p w14:paraId="4A0C5112" w14:textId="77777777" w:rsidR="0024334E" w:rsidRPr="004F4C3B" w:rsidRDefault="0024334E" w:rsidP="0024334E">
      <w:pPr>
        <w:rPr>
          <w:b/>
          <w:bCs/>
          <w:iCs/>
          <w:szCs w:val="26"/>
        </w:rPr>
      </w:pPr>
    </w:p>
    <w:p w14:paraId="558EFCC0" w14:textId="77777777" w:rsidR="0024334E" w:rsidRDefault="0024334E" w:rsidP="00A41A40">
      <w:pPr>
        <w:pStyle w:val="ListParagraph"/>
        <w:numPr>
          <w:ilvl w:val="0"/>
          <w:numId w:val="18"/>
        </w:numPr>
        <w:rPr>
          <w:bCs/>
          <w:iCs/>
          <w:szCs w:val="26"/>
        </w:rPr>
      </w:pPr>
      <w:r w:rsidRPr="00F613F5">
        <w:rPr>
          <w:b/>
          <w:bCs/>
          <w:iCs/>
          <w:szCs w:val="26"/>
        </w:rPr>
        <w:t xml:space="preserve">Capítulo 3 – Marco contextual da Investigação: </w:t>
      </w:r>
      <w:r w:rsidRPr="00F613F5">
        <w:rPr>
          <w:bCs/>
          <w:iCs/>
          <w:szCs w:val="26"/>
        </w:rPr>
        <w:t>descreve o contexto em que o actual objecto se encontra, assim como explica a estrutura do Tribunal dos menores.</w:t>
      </w:r>
      <w:r>
        <w:rPr>
          <w:bCs/>
          <w:iCs/>
          <w:szCs w:val="26"/>
        </w:rPr>
        <w:t xml:space="preserve"> Em curto a</w:t>
      </w:r>
      <w:r w:rsidRPr="00D5124D">
        <w:rPr>
          <w:bCs/>
          <w:iCs/>
          <w:szCs w:val="26"/>
        </w:rPr>
        <w:t>presenta-s</w:t>
      </w:r>
      <w:r>
        <w:rPr>
          <w:bCs/>
          <w:iCs/>
          <w:szCs w:val="26"/>
        </w:rPr>
        <w:t>e a descrição do caso de estudo.</w:t>
      </w:r>
    </w:p>
    <w:p w14:paraId="69832A17" w14:textId="77777777" w:rsidR="0024334E" w:rsidRPr="004F4C3B" w:rsidRDefault="0024334E" w:rsidP="0024334E">
      <w:pPr>
        <w:rPr>
          <w:bCs/>
          <w:iCs/>
          <w:szCs w:val="26"/>
        </w:rPr>
      </w:pPr>
    </w:p>
    <w:p w14:paraId="67F2941D" w14:textId="77777777" w:rsidR="0024334E" w:rsidRPr="004F4C3B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Cs w:val="26"/>
        </w:rPr>
      </w:pPr>
      <w:r w:rsidRPr="00F613F5">
        <w:rPr>
          <w:b/>
          <w:bCs/>
          <w:iCs/>
          <w:szCs w:val="26"/>
        </w:rPr>
        <w:t xml:space="preserve">Capítulo 4 – Metodologia: </w:t>
      </w:r>
      <w:r w:rsidRPr="00F613F5">
        <w:rPr>
          <w:bCs/>
          <w:iCs/>
          <w:szCs w:val="26"/>
        </w:rPr>
        <w:t>resolução do problema e</w:t>
      </w:r>
      <w:r w:rsidRPr="00F613F5">
        <w:rPr>
          <w:b/>
          <w:bCs/>
          <w:iCs/>
          <w:szCs w:val="26"/>
        </w:rPr>
        <w:t xml:space="preserve"> </w:t>
      </w:r>
      <w:r w:rsidRPr="00F613F5">
        <w:rPr>
          <w:bCs/>
          <w:iCs/>
          <w:szCs w:val="26"/>
        </w:rPr>
        <w:t>apresentação dos resultados.</w:t>
      </w:r>
      <w:r>
        <w:rPr>
          <w:bCs/>
          <w:iCs/>
          <w:szCs w:val="26"/>
        </w:rPr>
        <w:t xml:space="preserve"> Apresenta-se as diferentes fases de desenvolvimento referentes a concepção de um Software.</w:t>
      </w:r>
    </w:p>
    <w:p w14:paraId="6028FB9E" w14:textId="77777777" w:rsidR="0024334E" w:rsidRPr="004F4C3B" w:rsidRDefault="0024334E" w:rsidP="0024334E">
      <w:pPr>
        <w:rPr>
          <w:b/>
          <w:bCs/>
          <w:iCs/>
          <w:szCs w:val="26"/>
        </w:rPr>
      </w:pPr>
    </w:p>
    <w:p w14:paraId="1F49C97F" w14:textId="77777777" w:rsidR="0024334E" w:rsidRPr="00E03717" w:rsidRDefault="0024334E" w:rsidP="00A41A40">
      <w:pPr>
        <w:pStyle w:val="ListParagraph"/>
        <w:numPr>
          <w:ilvl w:val="0"/>
          <w:numId w:val="18"/>
        </w:numPr>
        <w:rPr>
          <w:b/>
          <w:bCs/>
          <w:iCs/>
          <w:sz w:val="26"/>
          <w:szCs w:val="26"/>
        </w:rPr>
      </w:pPr>
      <w:r w:rsidRPr="00F613F5">
        <w:rPr>
          <w:b/>
          <w:bCs/>
          <w:iCs/>
          <w:szCs w:val="26"/>
        </w:rPr>
        <w:t>Capítulo 5</w:t>
      </w:r>
      <w:r w:rsidRPr="00F613F5">
        <w:rPr>
          <w:bCs/>
          <w:iCs/>
          <w:szCs w:val="26"/>
        </w:rPr>
        <w:t xml:space="preserve"> – </w:t>
      </w:r>
      <w:r w:rsidRPr="00F613F5">
        <w:rPr>
          <w:b/>
          <w:bCs/>
          <w:iCs/>
          <w:szCs w:val="26"/>
        </w:rPr>
        <w:t xml:space="preserve">Conclusões e recomendações: </w:t>
      </w:r>
      <w:r w:rsidRPr="00D5124D">
        <w:rPr>
          <w:bCs/>
          <w:iCs/>
        </w:rPr>
        <w:t>serão descritas as conclusões atingidas pelo projecto e as possíveis recomendações. Apresenta-se os resultados obtidos com o desenvolvimento do referido software, onde em forma de conclusão serão mencionadas algumas recomendações no âmbito deste projecto</w:t>
      </w:r>
      <w:r>
        <w:rPr>
          <w:bCs/>
          <w:iCs/>
        </w:rPr>
        <w:t xml:space="preserve"> de software.</w:t>
      </w:r>
    </w:p>
    <w:p w14:paraId="6CC3D298" w14:textId="77777777" w:rsidR="0024334E" w:rsidRPr="0005259B" w:rsidRDefault="0024334E" w:rsidP="00BB0DC9">
      <w:pPr>
        <w:pStyle w:val="Heading2"/>
        <w:numPr>
          <w:ilvl w:val="0"/>
          <w:numId w:val="0"/>
        </w:numPr>
        <w:ind w:left="144"/>
      </w:pPr>
    </w:p>
    <w:p w14:paraId="2F72F9AC" w14:textId="77777777" w:rsidR="0024334E" w:rsidRPr="0005259B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68E0F70D" w14:textId="77777777" w:rsidR="0024334E" w:rsidRPr="0005259B" w:rsidRDefault="0024334E" w:rsidP="00AF2243">
      <w:pPr>
        <w:pStyle w:val="Heading1"/>
        <w:pPrChange w:id="187" w:author="rui guirrugo" w:date="2016-05-29T21:22:00Z">
          <w:pPr>
            <w:pStyle w:val="Heading1"/>
          </w:pPr>
        </w:pPrChange>
      </w:pPr>
      <w:bookmarkStart w:id="188" w:name="_Toc260760894"/>
      <w:bookmarkStart w:id="189" w:name="_Toc436653528"/>
      <w:bookmarkStart w:id="190" w:name="_Toc440445208"/>
      <w:r w:rsidRPr="0005259B">
        <w:t>CApítulo 2</w:t>
      </w:r>
      <w:bookmarkEnd w:id="188"/>
      <w:r w:rsidRPr="0005259B">
        <w:t xml:space="preserve"> - </w:t>
      </w:r>
      <w:r w:rsidR="00B60D98">
        <w:t xml:space="preserve"> </w:t>
      </w:r>
      <w:r w:rsidRPr="0005259B">
        <w:t>MARCO TEÓRICO-</w:t>
      </w:r>
      <w:r w:rsidR="00B60D98">
        <w:t xml:space="preserve"> </w:t>
      </w:r>
      <w:r w:rsidRPr="0005259B">
        <w:t xml:space="preserve">CONCEITUAL DA </w:t>
      </w:r>
      <w:r w:rsidR="00B60D98">
        <w:t>i</w:t>
      </w:r>
      <w:r w:rsidRPr="0005259B">
        <w:t>NVESTIGAÇÃO</w:t>
      </w:r>
      <w:bookmarkEnd w:id="189"/>
      <w:bookmarkEnd w:id="190"/>
    </w:p>
    <w:p w14:paraId="19729713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D5124D">
        <w:rPr>
          <w:rFonts w:ascii="Times New Roman" w:hAnsi="Times New Roman" w:cs="Times New Roman"/>
        </w:rPr>
        <w:t>Este capítulo fornecerá os fundamentos teóricos gerais de modo a facilitar a compreensão sobre os procedimentos seguidos na elaboração deste projecto.</w:t>
      </w:r>
    </w:p>
    <w:p w14:paraId="5C1A7636" w14:textId="625ECD76" w:rsidR="0024334E" w:rsidRPr="00925FE9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Contudo será feita uma revisão bibliográfica para elucidar o conhecimento de alguns conceitos referentes ao desenvolvimento de um Software para a gestão processual, </w:t>
      </w:r>
      <w:r w:rsidRPr="00925FE9">
        <w:rPr>
          <w:rFonts w:ascii="Times New Roman" w:hAnsi="Times New Roman" w:cs="Times New Roman"/>
        </w:rPr>
        <w:t>assim como a</w:t>
      </w:r>
      <w:r>
        <w:rPr>
          <w:rFonts w:ascii="Times New Roman" w:hAnsi="Times New Roman" w:cs="Times New Roman"/>
        </w:rPr>
        <w:t xml:space="preserve">s soluções que mais se </w:t>
      </w:r>
      <w:r w:rsidR="00CE71C6" w:rsidRPr="00852D06">
        <w:rPr>
          <w:rFonts w:ascii="Times New Roman" w:hAnsi="Times New Roman" w:cs="Times New Roman"/>
        </w:rPr>
        <w:t>adaptam</w:t>
      </w:r>
      <w:r w:rsidR="00852D06">
        <w:rPr>
          <w:rFonts w:ascii="Times New Roman" w:hAnsi="Times New Roman" w:cs="Times New Roman"/>
        </w:rPr>
        <w:t xml:space="preserve"> ao</w:t>
      </w:r>
      <w:r w:rsidRPr="00925FE9">
        <w:rPr>
          <w:rFonts w:ascii="Times New Roman" w:hAnsi="Times New Roman" w:cs="Times New Roman"/>
        </w:rPr>
        <w:t xml:space="preserve"> caso de estudo.</w:t>
      </w:r>
    </w:p>
    <w:p w14:paraId="7E35EC4D" w14:textId="77777777" w:rsidR="0024334E" w:rsidRPr="0005259B" w:rsidRDefault="0024334E" w:rsidP="0024334E">
      <w:pPr>
        <w:spacing w:before="0" w:after="0"/>
        <w:rPr>
          <w:color w:val="000000"/>
        </w:rPr>
      </w:pPr>
    </w:p>
    <w:p w14:paraId="75B73B62" w14:textId="77777777" w:rsidR="0024334E" w:rsidRDefault="0024334E" w:rsidP="00BB0DC9">
      <w:pPr>
        <w:pStyle w:val="Heading2"/>
      </w:pPr>
      <w:bookmarkStart w:id="191" w:name="_Toc436653529"/>
      <w:r w:rsidRPr="00A20D4E">
        <w:t xml:space="preserve"> </w:t>
      </w:r>
      <w:bookmarkStart w:id="192" w:name="_Toc440445209"/>
      <w:r w:rsidRPr="00A20D4E">
        <w:t>Antecedentes do objecto e do problema de investigação</w:t>
      </w:r>
      <w:bookmarkEnd w:id="191"/>
      <w:bookmarkEnd w:id="192"/>
    </w:p>
    <w:p w14:paraId="116E10B8" w14:textId="77777777" w:rsidR="00905010" w:rsidRPr="00905010" w:rsidRDefault="00905010" w:rsidP="00905010">
      <w:pPr>
        <w:pStyle w:val="BodyText"/>
      </w:pPr>
    </w:p>
    <w:p w14:paraId="46842EE5" w14:textId="77777777" w:rsidR="0024334E" w:rsidRPr="00B82B79" w:rsidRDefault="0024334E" w:rsidP="00142DBE">
      <w:pPr>
        <w:pStyle w:val="Heading3"/>
        <w:pPrChange w:id="193" w:author="rui guirrugo" w:date="2016-05-29T01:22:00Z">
          <w:pPr>
            <w:pStyle w:val="Heading3"/>
          </w:pPr>
        </w:pPrChange>
      </w:pPr>
      <w:bookmarkStart w:id="194" w:name="_Toc440445210"/>
      <w:r w:rsidRPr="00B82B79">
        <w:t>Gestão de processos (Workflow)</w:t>
      </w:r>
      <w:bookmarkEnd w:id="194"/>
    </w:p>
    <w:p w14:paraId="5807EF0A" w14:textId="7EBC2C2B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333333"/>
          <w:szCs w:val="24"/>
          <w:shd w:val="clear" w:color="auto" w:fill="FFFFFF"/>
        </w:rPr>
      </w:pPr>
      <w:r w:rsidRPr="00B82B79">
        <w:rPr>
          <w:rFonts w:ascii="Times New Roman" w:hAnsi="Times New Roman" w:cs="Times New Roman"/>
          <w:szCs w:val="24"/>
        </w:rPr>
        <w:t>“</w:t>
      </w:r>
      <w:r w:rsidRPr="00B82B79">
        <w:rPr>
          <w:rFonts w:ascii="Times New Roman" w:hAnsi="Times New Roman" w:cs="Times New Roman"/>
          <w:color w:val="333333"/>
          <w:szCs w:val="24"/>
          <w:shd w:val="clear" w:color="auto" w:fill="FFFFFF"/>
        </w:rPr>
        <w:t>O</w:t>
      </w:r>
      <w:r w:rsidRPr="00B82B79">
        <w:rPr>
          <w:rStyle w:val="apple-converted-space"/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Pr="00B82B79">
        <w:rPr>
          <w:rStyle w:val="Strong"/>
          <w:rFonts w:ascii="Times New Roman" w:hAnsi="Times New Roman" w:cs="Times New Roman"/>
          <w:color w:val="333333"/>
          <w:szCs w:val="24"/>
          <w:bdr w:val="none" w:sz="0" w:space="0" w:color="auto" w:frame="1"/>
          <w:shd w:val="clear" w:color="auto" w:fill="FFFFFF"/>
        </w:rPr>
        <w:t>Workflow</w:t>
      </w:r>
      <w:r w:rsidRPr="00B82B79">
        <w:rPr>
          <w:rStyle w:val="apple-converted-space"/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="00A5004A">
        <w:rPr>
          <w:rFonts w:ascii="Times New Roman" w:hAnsi="Times New Roman" w:cs="Times New Roman"/>
          <w:color w:val="333333"/>
          <w:szCs w:val="24"/>
          <w:shd w:val="clear" w:color="auto" w:fill="FFFFFF"/>
        </w:rPr>
        <w:t>é </w:t>
      </w:r>
      <w:r w:rsidRPr="00B82B79">
        <w:rPr>
          <w:rFonts w:ascii="Times New Roman" w:hAnsi="Times New Roman" w:cs="Times New Roman"/>
          <w:color w:val="333333"/>
          <w:szCs w:val="24"/>
          <w:shd w:val="clear" w:color="auto" w:fill="FFFFFF"/>
        </w:rPr>
        <w:t>um serviço que reúne um conjunto de ferramentas para a</w:t>
      </w:r>
      <w:r w:rsidRPr="00B82B79">
        <w:rPr>
          <w:rStyle w:val="apple-converted-space"/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Pr="00B82B79">
        <w:rPr>
          <w:rStyle w:val="Strong"/>
          <w:rFonts w:ascii="Times New Roman" w:hAnsi="Times New Roman" w:cs="Times New Roman"/>
          <w:color w:val="333333"/>
          <w:szCs w:val="24"/>
          <w:bdr w:val="none" w:sz="0" w:space="0" w:color="auto" w:frame="1"/>
          <w:shd w:val="clear" w:color="auto" w:fill="FFFFFF"/>
        </w:rPr>
        <w:t>automação de fluxos de trabalho</w:t>
      </w:r>
      <w:r w:rsidRPr="00B82B79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. Ele garante a integração dos departamentos envolvidos em processos com vários documentos, permitindo o </w:t>
      </w:r>
      <w:r w:rsidR="00905010" w:rsidRPr="00B82B79">
        <w:rPr>
          <w:rFonts w:ascii="Times New Roman" w:hAnsi="Times New Roman" w:cs="Times New Roman"/>
          <w:color w:val="333333"/>
          <w:szCs w:val="24"/>
          <w:shd w:val="clear" w:color="auto" w:fill="FFFFFF"/>
        </w:rPr>
        <w:t>correcto</w:t>
      </w:r>
      <w:r w:rsidRPr="00B82B79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andamento dos pro</w:t>
      </w:r>
      <w:r w:rsidR="00A5004A">
        <w:rPr>
          <w:rFonts w:ascii="Times New Roman" w:hAnsi="Times New Roman" w:cs="Times New Roman"/>
          <w:color w:val="333333"/>
          <w:szCs w:val="24"/>
          <w:shd w:val="clear" w:color="auto" w:fill="FFFFFF"/>
        </w:rPr>
        <w:t>cessos e o seu acompanhamento, </w:t>
      </w:r>
      <w:r w:rsidRPr="00B82B79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garantindo a execução das tarefas pelas pessoas </w:t>
      </w:r>
      <w:r w:rsidR="00852D06" w:rsidRPr="00B82B79">
        <w:rPr>
          <w:rFonts w:ascii="Times New Roman" w:hAnsi="Times New Roman" w:cs="Times New Roman"/>
          <w:color w:val="333333"/>
          <w:szCs w:val="24"/>
          <w:shd w:val="clear" w:color="auto" w:fill="FFFFFF"/>
        </w:rPr>
        <w:t>corretas</w:t>
      </w:r>
      <w:r w:rsidRPr="00B82B79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no tempo previamente definido.”</w:t>
      </w:r>
    </w:p>
    <w:p w14:paraId="436A4965" w14:textId="77777777" w:rsidR="0024334E" w:rsidRPr="00B82B79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333333"/>
          <w:szCs w:val="24"/>
          <w:shd w:val="clear" w:color="auto" w:fill="FFFFFF"/>
        </w:rPr>
      </w:pPr>
    </w:p>
    <w:p w14:paraId="5F8E7DB5" w14:textId="77777777" w:rsidR="0024334E" w:rsidRPr="00B82B79" w:rsidRDefault="00A5004A" w:rsidP="00FE7521">
      <w:pPr>
        <w:pStyle w:val="Heading4"/>
      </w:pPr>
      <w:r>
        <w:t>T</w:t>
      </w:r>
      <w:r w:rsidR="0024334E" w:rsidRPr="00B82B79">
        <w:t>ipos de gestão de processos organizacionais</w:t>
      </w:r>
    </w:p>
    <w:p w14:paraId="787976AC" w14:textId="77777777" w:rsidR="0024334E" w:rsidRPr="00B82B79" w:rsidRDefault="0024334E" w:rsidP="0024334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333333"/>
        </w:rPr>
      </w:pPr>
      <w:r>
        <w:rPr>
          <w:color w:val="333333"/>
        </w:rPr>
        <w:t>“</w:t>
      </w:r>
      <w:r w:rsidR="00FE7521" w:rsidRPr="00B82B79">
        <w:rPr>
          <w:color w:val="333333"/>
        </w:rPr>
        <w:t>Actualmente</w:t>
      </w:r>
      <w:r w:rsidRPr="00B82B79">
        <w:rPr>
          <w:color w:val="333333"/>
        </w:rPr>
        <w:t xml:space="preserve"> existem dois principais sistemas de</w:t>
      </w:r>
      <w:r w:rsidRPr="00B82B79">
        <w:rPr>
          <w:rStyle w:val="apple-converted-space"/>
          <w:color w:val="333333"/>
        </w:rPr>
        <w:t> </w:t>
      </w:r>
      <w:r w:rsidRPr="00B82B79">
        <w:rPr>
          <w:rStyle w:val="Strong"/>
          <w:color w:val="333333"/>
        </w:rPr>
        <w:t>gestão de processos organizacionais</w:t>
      </w:r>
      <w:r w:rsidRPr="00B82B79">
        <w:rPr>
          <w:color w:val="333333"/>
        </w:rPr>
        <w:t>, o</w:t>
      </w:r>
      <w:r w:rsidRPr="00B82B79">
        <w:rPr>
          <w:rStyle w:val="apple-converted-space"/>
          <w:color w:val="333333"/>
        </w:rPr>
        <w:t> </w:t>
      </w:r>
      <w:r w:rsidRPr="00B82B79">
        <w:rPr>
          <w:rStyle w:val="Strong"/>
          <w:color w:val="333333"/>
        </w:rPr>
        <w:t>hierárquico funcional</w:t>
      </w:r>
      <w:r w:rsidRPr="00B82B79">
        <w:rPr>
          <w:rStyle w:val="apple-converted-space"/>
          <w:color w:val="333333"/>
        </w:rPr>
        <w:t> </w:t>
      </w:r>
      <w:r w:rsidRPr="00B82B79">
        <w:rPr>
          <w:color w:val="333333"/>
        </w:rPr>
        <w:t>e o</w:t>
      </w:r>
      <w:r w:rsidRPr="00B82B79">
        <w:rPr>
          <w:rStyle w:val="apple-converted-space"/>
          <w:color w:val="333333"/>
        </w:rPr>
        <w:t> </w:t>
      </w:r>
      <w:r w:rsidR="00FE7521" w:rsidRPr="00B82B79">
        <w:rPr>
          <w:rStyle w:val="Strong"/>
          <w:color w:val="333333"/>
        </w:rPr>
        <w:t>sistémico</w:t>
      </w:r>
      <w:r w:rsidRPr="00B82B79">
        <w:rPr>
          <w:rStyle w:val="Strong"/>
          <w:color w:val="333333"/>
        </w:rPr>
        <w:t xml:space="preserve"> integrado</w:t>
      </w:r>
      <w:r w:rsidRPr="00B82B79">
        <w:rPr>
          <w:color w:val="333333"/>
        </w:rPr>
        <w:t>.</w:t>
      </w:r>
      <w:r>
        <w:rPr>
          <w:color w:val="333333"/>
        </w:rPr>
        <w:t>”</w:t>
      </w:r>
      <w:r w:rsidRPr="00B82B79">
        <w:rPr>
          <w:noProof/>
          <w:color w:val="000000"/>
        </w:rPr>
        <w:t xml:space="preserve"> </w:t>
      </w:r>
      <w:r w:rsidRPr="00C85F52">
        <w:rPr>
          <w:noProof/>
          <w:color w:val="000000"/>
        </w:rPr>
        <w:t>(Pressman 2005)</w:t>
      </w:r>
    </w:p>
    <w:p w14:paraId="66CA903B" w14:textId="77777777" w:rsidR="0024334E" w:rsidRPr="00B82B79" w:rsidRDefault="0024334E" w:rsidP="0024334E">
      <w:pPr>
        <w:pStyle w:val="BodyText"/>
        <w:rPr>
          <w:rFonts w:ascii="Times New Roman" w:hAnsi="Times New Roman" w:cs="Times New Roman"/>
          <w:b/>
        </w:rPr>
      </w:pPr>
    </w:p>
    <w:p w14:paraId="040C0912" w14:textId="77777777" w:rsidR="00FE7521" w:rsidRPr="00FE7521" w:rsidRDefault="0024334E" w:rsidP="00BB0DC9">
      <w:pPr>
        <w:pStyle w:val="Heading2"/>
      </w:pPr>
      <w:bookmarkStart w:id="195" w:name="_Toc436653530"/>
      <w:bookmarkStart w:id="196" w:name="_Toc440445211"/>
      <w:r>
        <w:t>Bases teóricas da investigação</w:t>
      </w:r>
      <w:bookmarkEnd w:id="195"/>
      <w:bookmarkEnd w:id="196"/>
    </w:p>
    <w:p w14:paraId="5CC49EA6" w14:textId="2B4A4A7F" w:rsidR="0024334E" w:rsidRPr="00C85F52" w:rsidRDefault="0024334E" w:rsidP="00142DBE">
      <w:pPr>
        <w:pStyle w:val="Heading3"/>
        <w:pPrChange w:id="197" w:author="rui guirrugo" w:date="2016-05-29T01:22:00Z">
          <w:pPr>
            <w:pStyle w:val="Heading3"/>
          </w:pPr>
        </w:pPrChange>
      </w:pPr>
      <w:bookmarkStart w:id="198" w:name="_Toc440445212"/>
      <w:r w:rsidRPr="00C85F52">
        <w:t>Software</w:t>
      </w:r>
      <w:bookmarkEnd w:id="198"/>
      <w:r w:rsidRPr="00C85F52">
        <w:t xml:space="preserve"> </w:t>
      </w:r>
    </w:p>
    <w:p w14:paraId="7E073F76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”</w:t>
      </w:r>
      <w:r w:rsidRPr="00C85F52">
        <w:t xml:space="preserve"> </w:t>
      </w:r>
      <w:r>
        <w:rPr>
          <w:rFonts w:ascii="Times New Roman" w:hAnsi="Times New Roman" w:cs="Times New Roman"/>
          <w:color w:val="000000"/>
          <w:szCs w:val="24"/>
        </w:rPr>
        <w:t>Software são</w:t>
      </w:r>
      <w:r w:rsidRPr="00C85F52">
        <w:rPr>
          <w:rFonts w:ascii="Times New Roman" w:hAnsi="Times New Roman" w:cs="Times New Roman"/>
          <w:color w:val="000000"/>
          <w:szCs w:val="24"/>
        </w:rPr>
        <w:t xml:space="preserve">: instruções (programas de computador) que, quando executadas, produzem a função e o desempenho desejados; estruturas de dados que possibilitam que os programas manipulem adequadamente a informação; e documentos que descrevem a operação e o uso dos programas.” </w:t>
      </w:r>
      <w:r w:rsidRPr="00C85F52">
        <w:rPr>
          <w:rFonts w:ascii="Times New Roman" w:hAnsi="Times New Roman" w:cs="Times New Roman"/>
          <w:noProof/>
          <w:color w:val="000000"/>
          <w:szCs w:val="24"/>
        </w:rPr>
        <w:t>(Pressman 2005)</w:t>
      </w:r>
    </w:p>
    <w:p w14:paraId="771A870D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FBC0139" w14:textId="77777777" w:rsidR="0024334E" w:rsidRPr="00C85F52" w:rsidRDefault="0024334E" w:rsidP="00142DBE">
      <w:pPr>
        <w:pStyle w:val="Heading3"/>
        <w:pPrChange w:id="199" w:author="rui guirrugo" w:date="2016-05-29T01:22:00Z">
          <w:pPr>
            <w:pStyle w:val="Heading3"/>
          </w:pPr>
        </w:pPrChange>
      </w:pPr>
      <w:bookmarkStart w:id="200" w:name="_Toc440445213"/>
      <w:r w:rsidRPr="00C85F52">
        <w:t>Tipos de software</w:t>
      </w:r>
      <w:bookmarkEnd w:id="200"/>
    </w:p>
    <w:p w14:paraId="7A87B927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“</w:t>
      </w:r>
      <w:r w:rsidRPr="00C85F52">
        <w:rPr>
          <w:rFonts w:ascii="Times New Roman" w:hAnsi="Times New Roman" w:cs="Times New Roman"/>
          <w:color w:val="000000"/>
          <w:szCs w:val="24"/>
        </w:rPr>
        <w:t>As seguintes áreas de software indicam a amplitude das aplicações potenciais:</w:t>
      </w:r>
    </w:p>
    <w:p w14:paraId="43D6F804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8F58C31" w14:textId="77777777" w:rsidR="0024334E" w:rsidRPr="00C85F52" w:rsidRDefault="0024334E" w:rsidP="00FE7521">
      <w:pPr>
        <w:pStyle w:val="Heading4"/>
      </w:pPr>
      <w:r w:rsidRPr="00C85F52">
        <w:t>Software básico</w:t>
      </w:r>
    </w:p>
    <w:p w14:paraId="6F100C5D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É uma selecção de programas escritos para dar apoio a outros programas.</w:t>
      </w:r>
    </w:p>
    <w:p w14:paraId="55B74073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Alguns tipos de software básicos (por exemplo, compiladores, editores e utilitários de gerenciamento de arquivos) processam estruturas de informação complexas, mas determinadas. </w:t>
      </w:r>
    </w:p>
    <w:p w14:paraId="72304E92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2432C3A" w14:textId="77777777" w:rsidR="0024334E" w:rsidRPr="00C85F52" w:rsidRDefault="0024334E" w:rsidP="00905010">
      <w:pPr>
        <w:pStyle w:val="Heading4"/>
      </w:pPr>
      <w:r w:rsidRPr="00C85F52">
        <w:t>Software em tempo real</w:t>
      </w:r>
    </w:p>
    <w:p w14:paraId="26048A35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Um software que monitora, analisa e controla eventos do mundo real é chamado de software de tempo real. Deve-se notar que um termo “tempo real” difere de “interactivo” ou time-sharing (tempo compartilhado). </w:t>
      </w:r>
    </w:p>
    <w:p w14:paraId="1736E4A1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FEDB201" w14:textId="77777777" w:rsidR="0024334E" w:rsidRPr="00C85F52" w:rsidRDefault="0024334E" w:rsidP="00FE7521">
      <w:pPr>
        <w:pStyle w:val="Heading4"/>
      </w:pPr>
      <w:r w:rsidRPr="00C85F52">
        <w:t>Software científico e de engenharia</w:t>
      </w:r>
    </w:p>
    <w:p w14:paraId="4CD2AF12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O software científico e de engenharia tem sido caracterizado por algoritmos de processamento de números. As aplicações variam da astronomia a vulcanologia, da análise de fadiga mecânica de automóveis à manufactura automatizada (CAM). </w:t>
      </w:r>
    </w:p>
    <w:p w14:paraId="49933628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F917699" w14:textId="77777777" w:rsidR="0024334E" w:rsidRPr="00C85F52" w:rsidRDefault="0024334E" w:rsidP="00C373CE">
      <w:pPr>
        <w:pStyle w:val="Heading4"/>
      </w:pPr>
      <w:r w:rsidRPr="00C373CE">
        <w:t>Software</w:t>
      </w:r>
      <w:r w:rsidRPr="00C85F52">
        <w:t xml:space="preserve"> de computador pessoal</w:t>
      </w:r>
    </w:p>
    <w:p w14:paraId="7A7F8BCB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Software para o p</w:t>
      </w:r>
      <w:r w:rsidRPr="00C85F52">
        <w:rPr>
          <w:rFonts w:ascii="Times New Roman" w:hAnsi="Times New Roman" w:cs="Times New Roman"/>
          <w:color w:val="000000"/>
          <w:szCs w:val="24"/>
        </w:rPr>
        <w:t xml:space="preserve">rocessamento de textos, planilhas electrónicas, computação gráfica, diversões, gerenciamento de dados, aplicações financeiras pessoais e comerciais, redes externas ou acesso a bancos de dados são apenas algumas das centenas de aplicações. </w:t>
      </w:r>
    </w:p>
    <w:p w14:paraId="0A22DE24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76B0B410" w14:textId="77777777" w:rsidR="0024334E" w:rsidRPr="0034740D" w:rsidRDefault="0024334E" w:rsidP="00FE7521">
      <w:pPr>
        <w:pStyle w:val="Heading4"/>
      </w:pPr>
      <w:r w:rsidRPr="0034740D">
        <w:t>Software de gestão empresarial</w:t>
      </w:r>
    </w:p>
    <w:p w14:paraId="73F8B15C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São softwares que integram todas as funções organizacionais na empresa (privada ou pública), contendo bases de dados únicas, manipulando e gerando informações operacionais e gerenciais para todas as organizações. No mercado também são chamados de ERP (Enterprise Resources Planning) Systems.</w:t>
      </w:r>
    </w:p>
    <w:p w14:paraId="26B917D3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5D3C7CE" w14:textId="77777777" w:rsidR="0024334E" w:rsidRPr="00C85F52" w:rsidRDefault="0024334E" w:rsidP="00142DBE">
      <w:pPr>
        <w:pStyle w:val="Heading3"/>
        <w:pPrChange w:id="201" w:author="rui guirrugo" w:date="2016-05-29T01:22:00Z">
          <w:pPr>
            <w:pStyle w:val="Heading3"/>
          </w:pPr>
        </w:pPrChange>
      </w:pPr>
      <w:bookmarkStart w:id="202" w:name="_Toc440445214"/>
      <w:r w:rsidRPr="00C85F52">
        <w:t>Software modelo espiral</w:t>
      </w:r>
      <w:bookmarkEnd w:id="202"/>
    </w:p>
    <w:p w14:paraId="48A4EE9F" w14:textId="77777777" w:rsidR="0024334E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O modelo espiral para a Engenharia de Software foi desenvolvido para abranger as melhores características do ciclo de vida e prototípico, acrescentando a análise de riscos, e, considerando as actividades: </w:t>
      </w:r>
    </w:p>
    <w:p w14:paraId="7A6319DB" w14:textId="77777777" w:rsidR="0024334E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4F4C3B">
        <w:rPr>
          <w:rFonts w:ascii="Times New Roman" w:hAnsi="Times New Roman" w:cs="Times New Roman"/>
          <w:b/>
          <w:color w:val="000000"/>
          <w:szCs w:val="24"/>
        </w:rPr>
        <w:t>planeamento</w:t>
      </w:r>
      <w:r w:rsidRPr="00C85F52">
        <w:rPr>
          <w:rFonts w:ascii="Times New Roman" w:hAnsi="Times New Roman" w:cs="Times New Roman"/>
          <w:color w:val="000000"/>
          <w:szCs w:val="24"/>
        </w:rPr>
        <w:t xml:space="preserve">: determinação dos objectivos, alternativas e restrições; </w:t>
      </w:r>
    </w:p>
    <w:p w14:paraId="46E3ED6E" w14:textId="77777777" w:rsidR="0024334E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4F4C3B">
        <w:rPr>
          <w:rFonts w:ascii="Times New Roman" w:hAnsi="Times New Roman" w:cs="Times New Roman"/>
          <w:b/>
          <w:color w:val="000000"/>
          <w:szCs w:val="24"/>
        </w:rPr>
        <w:t>análise dos riscos</w:t>
      </w:r>
      <w:r w:rsidRPr="00C85F52">
        <w:rPr>
          <w:rFonts w:ascii="Times New Roman" w:hAnsi="Times New Roman" w:cs="Times New Roman"/>
          <w:color w:val="000000"/>
          <w:szCs w:val="24"/>
        </w:rPr>
        <w:t>: análise de alternativas e identificação ou resolução dos riscos;</w:t>
      </w:r>
    </w:p>
    <w:p w14:paraId="31186D01" w14:textId="77777777" w:rsidR="0024334E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4F4C3B">
        <w:rPr>
          <w:rFonts w:ascii="Times New Roman" w:hAnsi="Times New Roman" w:cs="Times New Roman"/>
          <w:b/>
          <w:color w:val="000000"/>
          <w:szCs w:val="24"/>
        </w:rPr>
        <w:t>engenharia</w:t>
      </w:r>
      <w:r w:rsidRPr="00C85F52">
        <w:rPr>
          <w:rFonts w:ascii="Times New Roman" w:hAnsi="Times New Roman" w:cs="Times New Roman"/>
          <w:color w:val="000000"/>
          <w:szCs w:val="24"/>
        </w:rPr>
        <w:t>: desenvolvimento do produto;</w:t>
      </w:r>
    </w:p>
    <w:p w14:paraId="111A8340" w14:textId="77777777" w:rsidR="0024334E" w:rsidRPr="00C85F52" w:rsidRDefault="0024334E" w:rsidP="0024334E">
      <w:pPr>
        <w:pStyle w:val="BodyText"/>
        <w:spacing w:before="0" w:after="0" w:line="360" w:lineRule="auto"/>
        <w:jc w:val="left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 </w:t>
      </w:r>
      <w:r w:rsidRPr="004F4C3B">
        <w:rPr>
          <w:rFonts w:ascii="Times New Roman" w:hAnsi="Times New Roman" w:cs="Times New Roman"/>
          <w:b/>
          <w:color w:val="000000"/>
          <w:szCs w:val="24"/>
        </w:rPr>
        <w:t>avaliação feita pelo cliente ou usuário</w:t>
      </w:r>
      <w:r w:rsidRPr="00C85F52">
        <w:rPr>
          <w:rFonts w:ascii="Times New Roman" w:hAnsi="Times New Roman" w:cs="Times New Roman"/>
          <w:color w:val="000000"/>
          <w:szCs w:val="24"/>
        </w:rPr>
        <w:t xml:space="preserve">: avaliação dos resultados da engenharia. </w:t>
      </w:r>
    </w:p>
    <w:p w14:paraId="4129F775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020708BE" w14:textId="77777777" w:rsidR="0024334E" w:rsidRPr="00C85F52" w:rsidRDefault="0024334E" w:rsidP="00142DBE">
      <w:pPr>
        <w:pStyle w:val="Heading3"/>
        <w:pPrChange w:id="203" w:author="rui guirrugo" w:date="2016-05-29T01:22:00Z">
          <w:pPr>
            <w:pStyle w:val="Heading3"/>
          </w:pPr>
        </w:pPrChange>
      </w:pPr>
      <w:bookmarkStart w:id="204" w:name="_Toc440445215"/>
      <w:r w:rsidRPr="00C85F52">
        <w:t>Software SIG – Sistema de informações gerenciais</w:t>
      </w:r>
      <w:bookmarkEnd w:id="204"/>
    </w:p>
    <w:p w14:paraId="62E70E34" w14:textId="7522EF6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São softwares que fornecem informações para a tomada de decisões, no sentido piramidal, onde as informações básicas e detalhadas estão na base e o usuário principal chama-se gestor, que pode utilizar as informações de forma agrupada, considera</w:t>
      </w:r>
      <w:r w:rsidR="00560276">
        <w:rPr>
          <w:rFonts w:ascii="Times New Roman" w:hAnsi="Times New Roman" w:cs="Times New Roman"/>
          <w:color w:val="000000"/>
          <w:szCs w:val="24"/>
        </w:rPr>
        <w:t>ndo, inclusive, o meio ambiente.</w:t>
      </w:r>
    </w:p>
    <w:p w14:paraId="5518CF09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b/>
          <w:color w:val="000000"/>
          <w:szCs w:val="24"/>
        </w:rPr>
      </w:pPr>
    </w:p>
    <w:p w14:paraId="33CB7D90" w14:textId="77777777" w:rsidR="0024334E" w:rsidRPr="00C85F52" w:rsidRDefault="0024334E" w:rsidP="00142DBE">
      <w:pPr>
        <w:pStyle w:val="Heading3"/>
        <w:pPrChange w:id="205" w:author="rui guirrugo" w:date="2016-05-29T01:22:00Z">
          <w:pPr>
            <w:pStyle w:val="Heading3"/>
          </w:pPr>
        </w:pPrChange>
      </w:pPr>
      <w:bookmarkStart w:id="206" w:name="_Toc440445216"/>
      <w:r w:rsidRPr="00C85F52">
        <w:t>Software SAD – Sistemas de Apoio a Decisões</w:t>
      </w:r>
      <w:bookmarkEnd w:id="206"/>
    </w:p>
    <w:p w14:paraId="209CC95E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São softwares que, por meio de tecnologias de sistemas gerenciadores de banco de dados e respectivas ferramentas, fornecem diversas informações para serem utilizadas pelos usuários. Frequentemente aparecem em organizações que necessitam gerar simulações e cenários futuros.</w:t>
      </w:r>
    </w:p>
    <w:p w14:paraId="39E5DCA3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24E299D" w14:textId="77777777" w:rsidR="0024334E" w:rsidRPr="00C85F52" w:rsidRDefault="0024334E" w:rsidP="00142DBE">
      <w:pPr>
        <w:pStyle w:val="Heading3"/>
        <w:pPrChange w:id="207" w:author="rui guirrugo" w:date="2016-05-29T01:22:00Z">
          <w:pPr>
            <w:pStyle w:val="Heading3"/>
          </w:pPr>
        </w:pPrChange>
      </w:pPr>
      <w:bookmarkStart w:id="208" w:name="_Toc440445217"/>
      <w:r w:rsidRPr="00C85F52">
        <w:t>Software EIS – Executive Information System</w:t>
      </w:r>
      <w:bookmarkEnd w:id="208"/>
    </w:p>
    <w:p w14:paraId="4B9F420D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É um software de consulta às bases de dados para a apresentação de informações de forma simples e amigável, atendendo às necessidades dos executivos de alto nível, permitindo o acompanhamento diário de resultados e tabulando dados de todas as funções da organização para depois exibi-los de forma, simplificada e gráfica” </w:t>
      </w:r>
      <w:r w:rsidRPr="00C85F52">
        <w:rPr>
          <w:rFonts w:ascii="Times New Roman" w:hAnsi="Times New Roman" w:cs="Times New Roman"/>
          <w:noProof/>
          <w:color w:val="000000"/>
          <w:szCs w:val="24"/>
        </w:rPr>
        <w:t>(Pressman 2005)</w:t>
      </w:r>
    </w:p>
    <w:p w14:paraId="37B5DAA5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5691B153" w14:textId="77777777" w:rsidR="0024334E" w:rsidRPr="00C85F52" w:rsidRDefault="0024334E" w:rsidP="00142DBE">
      <w:pPr>
        <w:pStyle w:val="Heading3"/>
        <w:pPrChange w:id="209" w:author="rui guirrugo" w:date="2016-05-29T01:22:00Z">
          <w:pPr>
            <w:pStyle w:val="Heading3"/>
          </w:pPr>
        </w:pPrChange>
      </w:pPr>
      <w:bookmarkStart w:id="210" w:name="_Toc440445218"/>
      <w:r w:rsidRPr="00C85F52">
        <w:t>Processo de software</w:t>
      </w:r>
      <w:bookmarkEnd w:id="210"/>
    </w:p>
    <w:p w14:paraId="2E4C9EA3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(Sommerville 2003) “Um processo de software é um conjunto de actividades e resultados associados que levam à produção de um produto de software.”</w:t>
      </w:r>
    </w:p>
    <w:p w14:paraId="4C6E92C1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900D127" w14:textId="77777777" w:rsidR="0024334E" w:rsidRPr="00C85F52" w:rsidRDefault="0024334E" w:rsidP="00142DBE">
      <w:pPr>
        <w:pStyle w:val="Heading3"/>
        <w:pPrChange w:id="211" w:author="rui guirrugo" w:date="2016-05-29T01:22:00Z">
          <w:pPr>
            <w:pStyle w:val="Heading3"/>
          </w:pPr>
        </w:pPrChange>
      </w:pPr>
      <w:bookmarkStart w:id="212" w:name="_Toc440445219"/>
      <w:r w:rsidRPr="00C85F52">
        <w:t>Técnicas de Orientação a Objecto (OO)</w:t>
      </w:r>
      <w:bookmarkEnd w:id="212"/>
    </w:p>
    <w:p w14:paraId="3F64933E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” Técnicas OO mudam a visão que os analistas têm do mundo. Em vez de pensarem em processos e na sua decomposição, eles pensam em objectos e no comportamento destes.”</w:t>
      </w:r>
    </w:p>
    <w:p w14:paraId="107195B5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 </w:t>
      </w:r>
      <w:r w:rsidRPr="00C85F52">
        <w:rPr>
          <w:rFonts w:ascii="Times New Roman" w:hAnsi="Times New Roman" w:cs="Times New Roman"/>
          <w:noProof/>
          <w:color w:val="000000"/>
          <w:szCs w:val="24"/>
        </w:rPr>
        <w:t>(Odell, J. Martin &amp; J. 1995)</w:t>
      </w:r>
    </w:p>
    <w:p w14:paraId="5036B6CE" w14:textId="77777777" w:rsidR="0024334E" w:rsidRPr="00C85F52" w:rsidRDefault="0024334E" w:rsidP="00142DBE">
      <w:pPr>
        <w:pStyle w:val="Heading3"/>
        <w:pPrChange w:id="213" w:author="rui guirrugo" w:date="2016-05-29T01:22:00Z">
          <w:pPr>
            <w:pStyle w:val="Heading3"/>
          </w:pPr>
        </w:pPrChange>
      </w:pPr>
      <w:bookmarkStart w:id="214" w:name="_Toc440445220"/>
      <w:r w:rsidRPr="00C85F52">
        <w:t>Sistemas de gestão de base de dados</w:t>
      </w:r>
      <w:bookmarkEnd w:id="214"/>
      <w:r w:rsidRPr="00C85F52">
        <w:t xml:space="preserve"> </w:t>
      </w:r>
    </w:p>
    <w:p w14:paraId="5E0FD879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“</w:t>
      </w:r>
      <w:r w:rsidRPr="00C85F52">
        <w:rPr>
          <w:rFonts w:ascii="Times New Roman" w:hAnsi="Times New Roman" w:cs="Times New Roman"/>
          <w:color w:val="000000"/>
          <w:szCs w:val="24"/>
        </w:rPr>
        <w:t>Os sistemas de gestão de base de dados são programas que permitem criar e manipular bases de dados, em que dados estão estruturados com independência relativamente aos programas</w:t>
      </w:r>
      <w:r>
        <w:rPr>
          <w:rFonts w:ascii="Times New Roman" w:hAnsi="Times New Roman" w:cs="Times New Roman"/>
          <w:color w:val="000000"/>
          <w:szCs w:val="24"/>
        </w:rPr>
        <w:t xml:space="preserve"> de aplicação que os manipulam.</w:t>
      </w:r>
    </w:p>
    <w:p w14:paraId="20F0796B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46EC115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Tem 3 níveis de</w:t>
      </w:r>
      <w:r>
        <w:rPr>
          <w:rFonts w:ascii="Times New Roman" w:hAnsi="Times New Roman" w:cs="Times New Roman"/>
          <w:color w:val="000000"/>
          <w:szCs w:val="24"/>
        </w:rPr>
        <w:t xml:space="preserve"> arquitectura de qualquer SGBD:</w:t>
      </w:r>
    </w:p>
    <w:p w14:paraId="67F219D8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4DD65DCB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 ·       </w:t>
      </w:r>
      <w:r w:rsidRPr="00C85F52">
        <w:rPr>
          <w:rFonts w:ascii="Times New Roman" w:hAnsi="Times New Roman" w:cs="Times New Roman"/>
          <w:b/>
          <w:color w:val="000000"/>
          <w:szCs w:val="24"/>
        </w:rPr>
        <w:t>Nível físico:</w:t>
      </w:r>
    </w:p>
    <w:p w14:paraId="33D904EC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Os ficheiros são guardados em suportes de armazenamento informático e, a partir daí são manipulados pelo </w:t>
      </w:r>
      <w:r>
        <w:rPr>
          <w:rFonts w:ascii="Times New Roman" w:hAnsi="Times New Roman" w:cs="Times New Roman"/>
          <w:color w:val="000000"/>
          <w:szCs w:val="24"/>
        </w:rPr>
        <w:t>SGBD em execução no computador;</w:t>
      </w:r>
    </w:p>
    <w:p w14:paraId="279E92D9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·        </w:t>
      </w:r>
      <w:r w:rsidRPr="00C85F52">
        <w:rPr>
          <w:rFonts w:ascii="Times New Roman" w:hAnsi="Times New Roman" w:cs="Times New Roman"/>
          <w:b/>
          <w:color w:val="000000"/>
          <w:szCs w:val="24"/>
        </w:rPr>
        <w:t>Nível Conceptual:</w:t>
      </w:r>
    </w:p>
    <w:p w14:paraId="097462C1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Organização da informação em tabelas e relacionamentos;</w:t>
      </w:r>
    </w:p>
    <w:p w14:paraId="50FD4A5F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 ·       </w:t>
      </w:r>
      <w:r w:rsidRPr="00C85F52">
        <w:rPr>
          <w:rFonts w:ascii="Times New Roman" w:hAnsi="Times New Roman" w:cs="Times New Roman"/>
          <w:b/>
          <w:color w:val="000000"/>
          <w:szCs w:val="24"/>
        </w:rPr>
        <w:t>Nível de visualização:</w:t>
      </w:r>
    </w:p>
    <w:p w14:paraId="201B0A90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Corresponde à forma como os dados são apresentados aos utilizadores finais, através de interfaces gráficos proporcionados pelo SGBD.</w:t>
      </w:r>
    </w:p>
    <w:p w14:paraId="4870E6F1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E5880F8" w14:textId="77777777" w:rsidR="0024334E" w:rsidRPr="004A2005" w:rsidRDefault="0024334E" w:rsidP="00FE7521">
      <w:pPr>
        <w:pStyle w:val="Heading4"/>
      </w:pPr>
      <w:r>
        <w:t xml:space="preserve"> </w:t>
      </w:r>
      <w:r w:rsidRPr="00C85F52">
        <w:t>Operações típica</w:t>
      </w:r>
      <w:r>
        <w:t>s de trabalho com Base de dados</w:t>
      </w:r>
    </w:p>
    <w:p w14:paraId="145886A2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b/>
          <w:color w:val="000000"/>
          <w:szCs w:val="24"/>
        </w:rPr>
        <w:t xml:space="preserve"> ·</w:t>
      </w:r>
      <w:r w:rsidRPr="00C85F52">
        <w:rPr>
          <w:rFonts w:ascii="Times New Roman" w:hAnsi="Times New Roman" w:cs="Times New Roman"/>
          <w:color w:val="000000"/>
          <w:szCs w:val="24"/>
        </w:rPr>
        <w:t xml:space="preserve">        Operações de definição e alteração da estrutura de uma base de dado</w:t>
      </w:r>
    </w:p>
    <w:p w14:paraId="2331B4D8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 </w:t>
      </w:r>
      <w:r w:rsidRPr="00C85F52">
        <w:rPr>
          <w:rFonts w:ascii="Times New Roman" w:hAnsi="Times New Roman" w:cs="Times New Roman"/>
          <w:b/>
          <w:color w:val="000000"/>
          <w:szCs w:val="24"/>
        </w:rPr>
        <w:t>·</w:t>
      </w:r>
      <w:r w:rsidRPr="00C85F52">
        <w:rPr>
          <w:rFonts w:ascii="Times New Roman" w:hAnsi="Times New Roman" w:cs="Times New Roman"/>
          <w:color w:val="000000"/>
          <w:szCs w:val="24"/>
        </w:rPr>
        <w:t xml:space="preserve">        Operações de manipulação de dados, sem alteração da estrutura da ase de dado</w:t>
      </w:r>
    </w:p>
    <w:p w14:paraId="44F37A97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 xml:space="preserve"> ·        Operações de controlo dos dados </w:t>
      </w:r>
    </w:p>
    <w:p w14:paraId="4BB2CE91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25AB771B" w14:textId="77777777" w:rsidR="0024334E" w:rsidRPr="00C85F52" w:rsidRDefault="0024334E" w:rsidP="00FE7521">
      <w:pPr>
        <w:pStyle w:val="Heading4"/>
      </w:pPr>
      <w:r w:rsidRPr="00C85F52">
        <w:t>Modelos de Base de dados</w:t>
      </w:r>
    </w:p>
    <w:p w14:paraId="3E0505E6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Os modelos que são utilizados para a criação de bases de dados podem ser classificados em dois agrupamentos principais:</w:t>
      </w:r>
    </w:p>
    <w:p w14:paraId="61C02025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Ø     Modelos baseados em objectos</w:t>
      </w:r>
    </w:p>
    <w:p w14:paraId="229E123F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Ø     Modelos baseados em registos</w:t>
      </w:r>
    </w:p>
    <w:p w14:paraId="252EB675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Os </w:t>
      </w:r>
      <w:r w:rsidRPr="00C85F52">
        <w:rPr>
          <w:rFonts w:ascii="Times New Roman" w:hAnsi="Times New Roman"/>
          <w:b/>
          <w:bCs/>
          <w:color w:val="000000"/>
        </w:rPr>
        <w:t>modelos baseados em objectos</w:t>
      </w:r>
      <w:r w:rsidRPr="00C85F52">
        <w:rPr>
          <w:rFonts w:ascii="Times New Roman" w:hAnsi="Times New Roman"/>
          <w:color w:val="000000"/>
        </w:rPr>
        <w:t> têm o comum facto de procurarem representar a realidade através de objectos – este são aqui entendidos e podem ser transpostas para o campo da programação, contendo informação relevante sobre as entidades reais que representam</w:t>
      </w:r>
    </w:p>
    <w:p w14:paraId="0C1A697E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Os </w:t>
      </w:r>
      <w:r w:rsidRPr="00C85F52">
        <w:rPr>
          <w:rFonts w:ascii="Times New Roman" w:hAnsi="Times New Roman"/>
          <w:b/>
          <w:bCs/>
          <w:color w:val="000000"/>
        </w:rPr>
        <w:t>modelos baseados em registos</w:t>
      </w:r>
      <w:r w:rsidRPr="00C85F52">
        <w:rPr>
          <w:rFonts w:ascii="Times New Roman" w:hAnsi="Times New Roman"/>
          <w:color w:val="000000"/>
        </w:rPr>
        <w:t> têm o comum facto de procurarem representar a realidade através de registos. Estes registos equivalem aos registos utilizado em programação contendo informação estruturada com formato de campos.</w:t>
      </w:r>
    </w:p>
    <w:p w14:paraId="6C4DC915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Dentro deste agrupamento de mode</w:t>
      </w:r>
      <w:r>
        <w:rPr>
          <w:rFonts w:ascii="Times New Roman" w:hAnsi="Times New Roman"/>
          <w:color w:val="000000"/>
        </w:rPr>
        <w:t>los de base de dados incluem-se</w:t>
      </w:r>
      <w:r w:rsidRPr="00C85F52">
        <w:rPr>
          <w:rFonts w:ascii="Times New Roman" w:hAnsi="Times New Roman"/>
          <w:color w:val="000000"/>
        </w:rPr>
        <w:t>, tradicionalmente, 3 modelos:</w:t>
      </w:r>
    </w:p>
    <w:p w14:paraId="7F282150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۵       Modelo hierárquico</w:t>
      </w:r>
    </w:p>
    <w:p w14:paraId="4192EF7A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۵       Modelo de rede</w:t>
      </w:r>
    </w:p>
    <w:p w14:paraId="3CF9E713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۵       Modelo relacional</w:t>
      </w:r>
    </w:p>
    <w:p w14:paraId="5A228FE1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</w:p>
    <w:p w14:paraId="7AF68B9E" w14:textId="77777777" w:rsidR="0024334E" w:rsidRPr="00C85F52" w:rsidRDefault="0024334E" w:rsidP="00FE7521">
      <w:pPr>
        <w:pStyle w:val="Heading4"/>
      </w:pPr>
      <w:r w:rsidRPr="00C85F52">
        <w:t>Vantagens de uma base de dados</w:t>
      </w:r>
    </w:p>
    <w:p w14:paraId="5F572747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- Pouco espaço físico ocupado</w:t>
      </w:r>
    </w:p>
    <w:p w14:paraId="2D8ACACD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- Eliminação da redundância de utilização</w:t>
      </w:r>
    </w:p>
    <w:p w14:paraId="4092E58D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- Facilidade E rapidez de manipulação da informação armazenada</w:t>
      </w:r>
    </w:p>
    <w:p w14:paraId="5E7D2C36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- Menor deterioração do suporte utilizado (micro-ficha, magnético, óptico)</w:t>
      </w:r>
    </w:p>
    <w:p w14:paraId="0315F33B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  <w:r w:rsidRPr="00C85F52">
        <w:rPr>
          <w:rFonts w:ascii="Times New Roman" w:hAnsi="Times New Roman"/>
          <w:color w:val="000000"/>
        </w:rPr>
        <w:t>- Mais verdade na combin</w:t>
      </w:r>
      <w:r>
        <w:rPr>
          <w:rFonts w:ascii="Times New Roman" w:hAnsi="Times New Roman"/>
          <w:color w:val="000000"/>
        </w:rPr>
        <w:t>ação dos dados, mais informação</w:t>
      </w:r>
    </w:p>
    <w:p w14:paraId="7C20C937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/>
          <w:color w:val="000000"/>
        </w:rPr>
      </w:pPr>
    </w:p>
    <w:p w14:paraId="10D43853" w14:textId="77777777" w:rsidR="0024334E" w:rsidRPr="00C85F52" w:rsidRDefault="0024334E" w:rsidP="00FE7521">
      <w:pPr>
        <w:pStyle w:val="Heading4"/>
      </w:pPr>
      <w:r w:rsidRPr="00C85F52">
        <w:t>Ferramentas para informatizar uma base de dados:</w:t>
      </w:r>
    </w:p>
    <w:tbl>
      <w:tblPr>
        <w:tblW w:w="225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</w:tblGrid>
      <w:tr w:rsidR="0024334E" w:rsidRPr="00C85F52" w14:paraId="2ACD909D" w14:textId="77777777" w:rsidTr="004000EA">
        <w:trPr>
          <w:tblCellSpacing w:w="15" w:type="dxa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AFFFF"/>
            <w:vAlign w:val="center"/>
            <w:hideMark/>
          </w:tcPr>
          <w:p w14:paraId="38817D94" w14:textId="77777777" w:rsidR="0024334E" w:rsidRPr="0092209B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C85F52">
              <w:rPr>
                <w:rFonts w:ascii="Times New Roman" w:hAnsi="Times New Roman"/>
                <w:color w:val="000000"/>
              </w:rPr>
              <w:t xml:space="preserve">      </w:t>
            </w:r>
            <w:r w:rsidRPr="0092209B">
              <w:rPr>
                <w:rFonts w:ascii="Times New Roman" w:hAnsi="Times New Roman"/>
                <w:color w:val="000000"/>
                <w:lang w:val="en-US"/>
              </w:rPr>
              <w:t>Microsoft Access</w:t>
            </w:r>
          </w:p>
          <w:p w14:paraId="5ABB5DCC" w14:textId="77777777" w:rsidR="0024334E" w:rsidRPr="0092209B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92209B">
              <w:rPr>
                <w:rFonts w:ascii="Times New Roman" w:hAnsi="Times New Roman"/>
                <w:color w:val="000000"/>
                <w:lang w:val="en-US"/>
              </w:rPr>
              <w:t>      FileMaker</w:t>
            </w:r>
          </w:p>
          <w:p w14:paraId="610A3C71" w14:textId="77777777" w:rsidR="0024334E" w:rsidRPr="0092209B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92209B">
              <w:rPr>
                <w:rFonts w:ascii="Times New Roman" w:hAnsi="Times New Roman"/>
                <w:color w:val="000000"/>
                <w:lang w:val="en-US"/>
              </w:rPr>
              <w:t>      Microsoft SQL</w:t>
            </w:r>
          </w:p>
          <w:p w14:paraId="60BD9304" w14:textId="77777777" w:rsidR="0024334E" w:rsidRPr="0092209B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  <w:lang w:val="en-US"/>
              </w:rPr>
            </w:pPr>
            <w:r w:rsidRPr="0092209B">
              <w:rPr>
                <w:rFonts w:ascii="Times New Roman" w:hAnsi="Times New Roman"/>
                <w:color w:val="000000"/>
                <w:lang w:val="en-US"/>
              </w:rPr>
              <w:t>      Oracle</w:t>
            </w:r>
          </w:p>
          <w:p w14:paraId="63BDE3BB" w14:textId="77777777" w:rsidR="0024334E" w:rsidRPr="00C85F52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</w:rPr>
            </w:pPr>
            <w:r w:rsidRPr="0092209B">
              <w:rPr>
                <w:rFonts w:ascii="Times New Roman" w:hAnsi="Times New Roman"/>
                <w:color w:val="000000"/>
                <w:lang w:val="en-US"/>
              </w:rPr>
              <w:t xml:space="preserve">      </w:t>
            </w:r>
            <w:r w:rsidRPr="00C85F52">
              <w:rPr>
                <w:rFonts w:ascii="Times New Roman" w:hAnsi="Times New Roman"/>
                <w:color w:val="000000"/>
              </w:rPr>
              <w:t>Informix</w:t>
            </w:r>
          </w:p>
          <w:p w14:paraId="06D670A0" w14:textId="77777777" w:rsidR="0024334E" w:rsidRPr="00C85F52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</w:rPr>
            </w:pPr>
            <w:r w:rsidRPr="00C85F52">
              <w:rPr>
                <w:rFonts w:ascii="Times New Roman" w:hAnsi="Times New Roman"/>
                <w:color w:val="000000"/>
              </w:rPr>
              <w:t>      DB2</w:t>
            </w:r>
          </w:p>
          <w:p w14:paraId="6BAB6EFB" w14:textId="77777777" w:rsidR="0024334E" w:rsidRPr="00C85F52" w:rsidRDefault="0024334E" w:rsidP="004000EA">
            <w:pPr>
              <w:pStyle w:val="BodyText"/>
              <w:spacing w:before="0" w:after="0" w:line="360" w:lineRule="auto"/>
              <w:rPr>
                <w:rFonts w:ascii="Times New Roman" w:hAnsi="Times New Roman"/>
                <w:color w:val="000000"/>
              </w:rPr>
            </w:pPr>
            <w:r w:rsidRPr="00C85F52">
              <w:rPr>
                <w:rFonts w:ascii="Times New Roman" w:hAnsi="Times New Roman"/>
                <w:color w:val="000000"/>
              </w:rPr>
              <w:t>      Etc.</w:t>
            </w:r>
          </w:p>
        </w:tc>
      </w:tr>
    </w:tbl>
    <w:p w14:paraId="2B31B393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”</w:t>
      </w:r>
    </w:p>
    <w:p w14:paraId="2CC2CE65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noProof/>
          <w:color w:val="000000"/>
          <w:szCs w:val="24"/>
        </w:rPr>
        <w:t xml:space="preserve"> (Sara M. 2007)</w:t>
      </w:r>
    </w:p>
    <w:p w14:paraId="4874B0D0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D3E9440" wp14:editId="24CA3EE8">
            <wp:simplePos x="0" y="0"/>
            <wp:positionH relativeFrom="page">
              <wp:align>center</wp:align>
            </wp:positionH>
            <wp:positionV relativeFrom="paragraph">
              <wp:posOffset>381635</wp:posOffset>
            </wp:positionV>
            <wp:extent cx="6089015" cy="7324725"/>
            <wp:effectExtent l="0" t="0" r="0" b="0"/>
            <wp:wrapTopAndBottom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1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FF746" w14:textId="77777777" w:rsidR="0024334E" w:rsidRPr="00C85F52" w:rsidRDefault="0024334E" w:rsidP="0024334E">
      <w:pPr>
        <w:pStyle w:val="Caption"/>
        <w:spacing w:before="0" w:after="0"/>
      </w:pPr>
      <w:bookmarkStart w:id="215" w:name="_Toc423639942"/>
      <w:r w:rsidRPr="00C85F52">
        <w:t xml:space="preserve">Figura </w:t>
      </w:r>
      <w:r w:rsidRPr="00C85F52">
        <w:fldChar w:fldCharType="begin"/>
      </w:r>
      <w:r w:rsidRPr="00C85F52">
        <w:instrText xml:space="preserve"> SEQ Figura \* ARABIC </w:instrText>
      </w:r>
      <w:r w:rsidRPr="00C85F52">
        <w:fldChar w:fldCharType="separate"/>
      </w:r>
      <w:r>
        <w:rPr>
          <w:noProof/>
        </w:rPr>
        <w:t>1</w:t>
      </w:r>
      <w:r w:rsidRPr="00C85F52">
        <w:fldChar w:fldCharType="end"/>
      </w:r>
      <w:r w:rsidRPr="00C85F52">
        <w:t>. Ciclo de vida de uma base de dados</w:t>
      </w:r>
      <w:bookmarkEnd w:id="215"/>
    </w:p>
    <w:p w14:paraId="5CAE1EDB" w14:textId="77777777" w:rsidR="0024334E" w:rsidRPr="00C85F52" w:rsidRDefault="0024334E" w:rsidP="0024334E">
      <w:pPr>
        <w:spacing w:before="0" w:after="0"/>
        <w:rPr>
          <w:i/>
        </w:rPr>
      </w:pPr>
      <w:r w:rsidRPr="00C85F52">
        <w:rPr>
          <w:i/>
        </w:rPr>
        <w:t>Fonte:</w:t>
      </w:r>
      <w:r w:rsidRPr="00C85F52">
        <w:t xml:space="preserve"> </w:t>
      </w:r>
      <w:r w:rsidRPr="00C85F52">
        <w:rPr>
          <w:i/>
        </w:rPr>
        <w:t>http://www.notapositiva.com/trab_estudantes/trab_estudantes/tic/tic_trabalhos/sistgestbd.htm</w:t>
      </w:r>
    </w:p>
    <w:p w14:paraId="1EE29D04" w14:textId="77777777" w:rsidR="0024334E" w:rsidDel="008365AB" w:rsidRDefault="0024334E" w:rsidP="0024334E">
      <w:pPr>
        <w:spacing w:before="0" w:after="0"/>
        <w:rPr>
          <w:del w:id="216" w:author="rui guirrugo" w:date="2016-05-29T19:45:00Z"/>
          <w:noProof/>
        </w:rPr>
      </w:pPr>
      <w:r w:rsidRPr="00C85F52">
        <w:rPr>
          <w:noProof/>
        </w:rPr>
        <w:t>(Sara M. 2007)</w:t>
      </w:r>
    </w:p>
    <w:p w14:paraId="76AE53AE" w14:textId="77777777" w:rsidR="0024334E" w:rsidDel="008365AB" w:rsidRDefault="0024334E" w:rsidP="0024334E">
      <w:pPr>
        <w:spacing w:before="0" w:after="0"/>
        <w:rPr>
          <w:del w:id="217" w:author="rui guirrugo" w:date="2016-05-29T19:45:00Z"/>
          <w:noProof/>
        </w:rPr>
      </w:pPr>
    </w:p>
    <w:p w14:paraId="18CD2104" w14:textId="77777777" w:rsidR="0024334E" w:rsidRPr="00C85F52" w:rsidRDefault="0024334E" w:rsidP="0024334E">
      <w:pPr>
        <w:spacing w:before="0" w:after="0"/>
      </w:pPr>
    </w:p>
    <w:p w14:paraId="10785206" w14:textId="77777777" w:rsidR="0024334E" w:rsidRDefault="0024334E" w:rsidP="00FE7521">
      <w:pPr>
        <w:pStyle w:val="Heading4"/>
      </w:pPr>
      <w:r w:rsidRPr="00C85F52">
        <w:t>Características de um Sistema</w:t>
      </w:r>
    </w:p>
    <w:p w14:paraId="72EF732A" w14:textId="77777777" w:rsidR="0024334E" w:rsidRPr="00C85F52" w:rsidRDefault="0024334E" w:rsidP="00A41A40">
      <w:pPr>
        <w:pStyle w:val="BodyText"/>
        <w:numPr>
          <w:ilvl w:val="0"/>
          <w:numId w:val="22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“</w:t>
      </w:r>
      <w:r w:rsidRPr="00C85F52">
        <w:rPr>
          <w:rFonts w:ascii="Times New Roman" w:hAnsi="Times New Roman" w:cs="Times New Roman"/>
          <w:b/>
          <w:color w:val="000000"/>
          <w:szCs w:val="24"/>
        </w:rPr>
        <w:t>Objectivo</w:t>
      </w:r>
      <w:r w:rsidRPr="00C85F52">
        <w:rPr>
          <w:rFonts w:ascii="Times New Roman" w:hAnsi="Times New Roman" w:cs="Times New Roman"/>
          <w:color w:val="000000"/>
          <w:szCs w:val="24"/>
        </w:rPr>
        <w:t>: proposta fundamental que justifica o sistema, pode ter mais do que um objectivo;</w:t>
      </w:r>
    </w:p>
    <w:p w14:paraId="6721FAEE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b/>
          <w:color w:val="000000"/>
          <w:szCs w:val="24"/>
        </w:rPr>
        <w:t>Componentes</w:t>
      </w:r>
      <w:r w:rsidRPr="00C85F52">
        <w:rPr>
          <w:rFonts w:ascii="Times New Roman" w:hAnsi="Times New Roman" w:cs="Times New Roman"/>
          <w:color w:val="000000"/>
          <w:szCs w:val="24"/>
        </w:rPr>
        <w:t>: partes do sistema que funcionam em conjunto para alcançar os resultados pretendidos (objectivos);</w:t>
      </w:r>
    </w:p>
    <w:p w14:paraId="1DA4733A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b/>
          <w:color w:val="000000"/>
          <w:szCs w:val="24"/>
        </w:rPr>
        <w:t>Estrutura</w:t>
      </w:r>
      <w:r w:rsidRPr="00C85F52">
        <w:rPr>
          <w:rFonts w:ascii="Times New Roman" w:hAnsi="Times New Roman" w:cs="Times New Roman"/>
          <w:color w:val="000000"/>
          <w:szCs w:val="24"/>
        </w:rPr>
        <w:t>: relação ou relações entre os componentes; responsável pela definição de fronteira entre o sistema e o meio envolvente;</w:t>
      </w:r>
    </w:p>
    <w:p w14:paraId="48E527B9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b/>
          <w:color w:val="000000"/>
          <w:szCs w:val="24"/>
        </w:rPr>
        <w:t>Comportamento</w:t>
      </w:r>
      <w:r w:rsidRPr="00C85F52">
        <w:rPr>
          <w:rFonts w:ascii="Times New Roman" w:hAnsi="Times New Roman" w:cs="Times New Roman"/>
          <w:color w:val="000000"/>
          <w:szCs w:val="24"/>
        </w:rPr>
        <w:t>: é determinado pelos processos desenvolvidos para, no sistema, se alcançarem os resultados pretendidos;</w:t>
      </w:r>
    </w:p>
    <w:p w14:paraId="1A31D221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b/>
          <w:color w:val="000000"/>
          <w:szCs w:val="24"/>
        </w:rPr>
        <w:t>Ciclo vital</w:t>
      </w:r>
      <w:r w:rsidRPr="00C85F52">
        <w:rPr>
          <w:rFonts w:ascii="Times New Roman" w:hAnsi="Times New Roman" w:cs="Times New Roman"/>
          <w:color w:val="000000"/>
          <w:szCs w:val="24"/>
        </w:rPr>
        <w:t>: ocorre em qualquer sistema e inclui fenómenos de evolução, desgaste, desadequação, envelhecimento, substituição, reparação e «morte» do sistema.</w:t>
      </w:r>
    </w:p>
    <w:p w14:paraId="04570160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</w:p>
    <w:p w14:paraId="18DC7AFF" w14:textId="77777777" w:rsidR="0024334E" w:rsidRPr="00C85F52" w:rsidRDefault="0024334E" w:rsidP="00142DBE">
      <w:pPr>
        <w:pStyle w:val="Heading3"/>
        <w:pPrChange w:id="218" w:author="rui guirrugo" w:date="2016-05-29T01:22:00Z">
          <w:pPr>
            <w:pStyle w:val="Heading3"/>
          </w:pPr>
        </w:pPrChange>
      </w:pPr>
      <w:bookmarkStart w:id="219" w:name="_Toc440445221"/>
      <w:r w:rsidRPr="00C85F52">
        <w:t>Sistemas De Informação Baseados Em Computador</w:t>
      </w:r>
      <w:bookmarkEnd w:id="219"/>
    </w:p>
    <w:p w14:paraId="5D67482D" w14:textId="77777777" w:rsidR="0024334E" w:rsidRPr="00C85F52" w:rsidRDefault="0024334E" w:rsidP="0024334E">
      <w:pPr>
        <w:pStyle w:val="BodyText"/>
        <w:spacing w:before="0" w:after="0" w:line="360" w:lineRule="auto"/>
        <w:ind w:left="360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Sistemas de informação que dependem de computadores (hardware e software) e redes para processar e disseminar dados e informação. Um sistema deste tipo envolve cinco elementos: os objectivos de negócio, hardware, software, procedimentos e pessoas.</w:t>
      </w:r>
    </w:p>
    <w:p w14:paraId="5E48C162" w14:textId="77777777" w:rsidR="0024334E" w:rsidRPr="00C85F52" w:rsidRDefault="0024334E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  <w:color w:val="000000"/>
          <w:szCs w:val="24"/>
        </w:rPr>
      </w:pPr>
    </w:p>
    <w:p w14:paraId="282FC10B" w14:textId="77777777" w:rsidR="0024334E" w:rsidRPr="00C85F52" w:rsidRDefault="0024334E" w:rsidP="00FE7521">
      <w:pPr>
        <w:pStyle w:val="Heading4"/>
      </w:pPr>
      <w:r w:rsidRPr="00C85F52">
        <w:t>Funções do Sistema de Informação</w:t>
      </w:r>
    </w:p>
    <w:p w14:paraId="4B0D80D0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Recolha da informação</w:t>
      </w:r>
    </w:p>
    <w:p w14:paraId="60137FC8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Armazenamento da informação</w:t>
      </w:r>
    </w:p>
    <w:p w14:paraId="6719FBCA" w14:textId="77777777" w:rsidR="0024334E" w:rsidRPr="00515CF7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515CF7">
        <w:rPr>
          <w:rFonts w:ascii="Times New Roman" w:hAnsi="Times New Roman" w:cs="Times New Roman"/>
          <w:color w:val="000000"/>
          <w:szCs w:val="24"/>
        </w:rPr>
        <w:t>Processamento da informação</w:t>
      </w:r>
    </w:p>
    <w:p w14:paraId="6ADD4FF1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Distribuição da informação</w:t>
      </w:r>
    </w:p>
    <w:p w14:paraId="4750CF67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Maior competitividade</w:t>
      </w:r>
    </w:p>
    <w:p w14:paraId="02319031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Melhores negócios</w:t>
      </w:r>
    </w:p>
    <w:p w14:paraId="42755F3F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Número maior de clientes</w:t>
      </w:r>
    </w:p>
    <w:p w14:paraId="2BD3DD9D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Agilidade nos processos</w:t>
      </w:r>
    </w:p>
    <w:p w14:paraId="79E9A5D3" w14:textId="77777777" w:rsidR="0024334E" w:rsidRPr="00C85F52" w:rsidRDefault="0024334E" w:rsidP="00FE7521">
      <w:pPr>
        <w:pStyle w:val="Heading4"/>
      </w:pPr>
      <w:r w:rsidRPr="00C85F52">
        <w:t>Desvantagens SI</w:t>
      </w:r>
    </w:p>
    <w:p w14:paraId="138B8F09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Dificuldade de implantação</w:t>
      </w:r>
    </w:p>
    <w:p w14:paraId="6BFAF7A7" w14:textId="77777777" w:rsidR="0024334E" w:rsidRPr="00C85F52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Altos investimentos em tecnologias</w:t>
      </w:r>
    </w:p>
    <w:p w14:paraId="15FBA207" w14:textId="77777777" w:rsidR="0024334E" w:rsidRPr="00905010" w:rsidRDefault="0024334E" w:rsidP="00A41A40">
      <w:pPr>
        <w:pStyle w:val="BodyText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905010">
        <w:rPr>
          <w:rFonts w:ascii="Times New Roman" w:hAnsi="Times New Roman" w:cs="Times New Roman"/>
          <w:color w:val="000000"/>
          <w:szCs w:val="24"/>
        </w:rPr>
        <w:t>Necessidade de hardwares potentes”</w:t>
      </w:r>
      <w:r w:rsidRPr="00905010">
        <w:rPr>
          <w:rFonts w:ascii="Times New Roman" w:hAnsi="Times New Roman" w:cs="Times New Roman"/>
          <w:noProof/>
          <w:color w:val="000000"/>
          <w:szCs w:val="24"/>
        </w:rPr>
        <w:t xml:space="preserve"> (A. L Mülbert, e N. M. Ayres 2005)</w:t>
      </w:r>
    </w:p>
    <w:p w14:paraId="7183B0CB" w14:textId="77777777" w:rsidR="0024334E" w:rsidRPr="00C85F52" w:rsidRDefault="0024334E" w:rsidP="00142DBE">
      <w:pPr>
        <w:pStyle w:val="Heading3"/>
        <w:pPrChange w:id="220" w:author="rui guirrugo" w:date="2016-05-29T01:22:00Z">
          <w:pPr>
            <w:pStyle w:val="Heading3"/>
          </w:pPr>
        </w:pPrChange>
      </w:pPr>
      <w:bookmarkStart w:id="221" w:name="_Toc440445222"/>
      <w:r w:rsidRPr="00C85F52">
        <w:t>Interfaces gráficas em Java</w:t>
      </w:r>
      <w:bookmarkEnd w:id="221"/>
      <w:r w:rsidRPr="00C85F52">
        <w:t xml:space="preserve"> </w:t>
      </w:r>
    </w:p>
    <w:p w14:paraId="64225C2C" w14:textId="77777777" w:rsidR="0024334E" w:rsidRPr="00C85F52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color w:val="000000"/>
          <w:szCs w:val="24"/>
        </w:rPr>
      </w:pPr>
      <w:r w:rsidRPr="00C85F52">
        <w:rPr>
          <w:rFonts w:ascii="Times New Roman" w:hAnsi="Times New Roman" w:cs="Times New Roman"/>
          <w:color w:val="000000"/>
          <w:szCs w:val="24"/>
        </w:rPr>
        <w:t>“AWT e Swing são bibliotecas gráficas oficiais inclusas em qualquer JRE ou JDK. Além destas, existem algumas outras bibliotecas de terceiros, sendo a mais famosa, o SWT - desenvolvida pela IBM e utilizada no Eclipse e em vários outros produtos.</w:t>
      </w:r>
    </w:p>
    <w:p w14:paraId="1536EAB7" w14:textId="77777777" w:rsidR="0024334E" w:rsidRPr="00C85F52" w:rsidRDefault="0024334E" w:rsidP="0024334E">
      <w:pPr>
        <w:pStyle w:val="BodyText"/>
        <w:spacing w:before="0" w:after="0" w:line="360" w:lineRule="auto"/>
        <w:ind w:left="720"/>
        <w:rPr>
          <w:rFonts w:ascii="Times New Roman" w:hAnsi="Times New Roman" w:cs="Times New Roman"/>
          <w:color w:val="000000"/>
          <w:szCs w:val="24"/>
        </w:rPr>
      </w:pPr>
    </w:p>
    <w:p w14:paraId="76D72314" w14:textId="77777777" w:rsidR="0024334E" w:rsidRPr="00C85F52" w:rsidRDefault="0024334E" w:rsidP="00142DBE">
      <w:pPr>
        <w:pStyle w:val="Heading3"/>
        <w:pPrChange w:id="222" w:author="rui guirrugo" w:date="2016-05-29T01:22:00Z">
          <w:pPr>
            <w:pStyle w:val="Heading3"/>
          </w:pPr>
        </w:pPrChange>
      </w:pPr>
      <w:bookmarkStart w:id="223" w:name="_Toc440445223"/>
      <w:r w:rsidRPr="00C85F52">
        <w:t>Look And Feel</w:t>
      </w:r>
      <w:bookmarkEnd w:id="223"/>
    </w:p>
    <w:p w14:paraId="3669A3BD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C85F52">
        <w:rPr>
          <w:rFonts w:ascii="Times New Roman" w:hAnsi="Times New Roman"/>
          <w:b/>
          <w:bCs/>
          <w:color w:val="000000"/>
        </w:rPr>
        <w:t>Look-and-Feel</w:t>
      </w:r>
      <w:r w:rsidRPr="00C85F52">
        <w:rPr>
          <w:rFonts w:ascii="Times New Roman" w:hAnsi="Times New Roman"/>
          <w:color w:val="000000"/>
        </w:rPr>
        <w:t> (ou LaF) é o nome que se dá à "cara" da aplicação (suas cores, formatos e etc.). Por padrão, o Java vem com um look-and-feel próprio, que se comporta exactamente da mesma forma em todas as plataformas suportadas.”</w:t>
      </w:r>
      <w:r w:rsidRPr="00C85F52">
        <w:rPr>
          <w:rFonts w:ascii="Times New Roman" w:hAnsi="Times New Roman"/>
          <w:noProof/>
          <w:color w:val="000000"/>
        </w:rPr>
        <w:t xml:space="preserve"> (Caelum 2009)</w:t>
      </w:r>
    </w:p>
    <w:p w14:paraId="0DBB4BAD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</w:p>
    <w:p w14:paraId="6552E04C" w14:textId="77777777" w:rsidR="0024334E" w:rsidRPr="004A2005" w:rsidRDefault="0024334E" w:rsidP="00142DBE">
      <w:pPr>
        <w:pStyle w:val="Heading3"/>
        <w:rPr>
          <w:noProof/>
        </w:rPr>
        <w:pPrChange w:id="224" w:author="rui guirrugo" w:date="2016-05-29T01:22:00Z">
          <w:pPr>
            <w:pStyle w:val="Heading3"/>
          </w:pPr>
        </w:pPrChange>
      </w:pPr>
      <w:bookmarkStart w:id="225" w:name="_Toc440445224"/>
      <w:r>
        <w:rPr>
          <w:noProof/>
        </w:rPr>
        <w:t>UML (</w:t>
      </w:r>
      <w:r w:rsidRPr="007555F5">
        <w:rPr>
          <w:noProof/>
        </w:rPr>
        <w:t>Unified Modelling Language</w:t>
      </w:r>
      <w:r>
        <w:rPr>
          <w:noProof/>
        </w:rPr>
        <w:t>)</w:t>
      </w:r>
      <w:bookmarkEnd w:id="225"/>
    </w:p>
    <w:p w14:paraId="3773A325" w14:textId="77777777" w:rsidR="0024334E" w:rsidRPr="000578B5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t>“</w:t>
      </w:r>
      <w:r w:rsidRPr="000578B5">
        <w:rPr>
          <w:rFonts w:ascii="Times New Roman" w:hAnsi="Times New Roman" w:cs="Times New Roman"/>
          <w:noProof/>
          <w:color w:val="000000"/>
        </w:rPr>
        <w:t>A Unified Modelling Language (UML) é uma linguagem ou notação de diagramas para especificar, visualizar e documentar modelos de 'software' orientados por objetos</w:t>
      </w:r>
    </w:p>
    <w:p w14:paraId="6A468C9E" w14:textId="77777777" w:rsidR="0024334E" w:rsidRPr="008245D8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8245D8">
        <w:rPr>
          <w:rFonts w:ascii="Times New Roman" w:hAnsi="Times New Roman"/>
          <w:noProof/>
          <w:color w:val="000000"/>
        </w:rPr>
        <w:t xml:space="preserve">Os seguintes tipos de diagramas são suportados pelo Umbrello UML Modeller: </w:t>
      </w:r>
    </w:p>
    <w:p w14:paraId="2F8D82DC" w14:textId="77777777" w:rsidR="0024334E" w:rsidRPr="008245D8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0578B5">
        <w:rPr>
          <w:rFonts w:ascii="Times New Roman" w:hAnsi="Times New Roman"/>
          <w:b/>
          <w:i/>
          <w:iCs/>
          <w:noProof/>
          <w:color w:val="000000"/>
        </w:rPr>
        <w:t>Diagrama de Caso de Uso</w:t>
      </w:r>
      <w:r w:rsidRPr="008245D8">
        <w:rPr>
          <w:rFonts w:ascii="Times New Roman" w:hAnsi="Times New Roman"/>
          <w:noProof/>
          <w:color w:val="000000"/>
        </w:rPr>
        <w:t xml:space="preserve"> mostra atores (pessoas ou outros usuários do sistema), casos de uso (os cenários onde eles usam o sistema), e seus relacionamentos</w:t>
      </w:r>
    </w:p>
    <w:p w14:paraId="62E1F641" w14:textId="77777777" w:rsidR="0024334E" w:rsidRPr="008245D8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0578B5">
        <w:rPr>
          <w:rFonts w:ascii="Times New Roman" w:hAnsi="Times New Roman"/>
          <w:b/>
          <w:i/>
          <w:iCs/>
          <w:noProof/>
          <w:color w:val="000000"/>
        </w:rPr>
        <w:t>Diagrama de Classe</w:t>
      </w:r>
      <w:r w:rsidRPr="008245D8">
        <w:rPr>
          <w:rFonts w:ascii="Times New Roman" w:hAnsi="Times New Roman"/>
          <w:noProof/>
          <w:color w:val="000000"/>
        </w:rPr>
        <w:t xml:space="preserve"> mostra classes e os relacionamentos entre elas</w:t>
      </w:r>
    </w:p>
    <w:p w14:paraId="11B10EA2" w14:textId="77777777" w:rsidR="0024334E" w:rsidRPr="008245D8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0578B5">
        <w:rPr>
          <w:rFonts w:ascii="Times New Roman" w:hAnsi="Times New Roman"/>
          <w:b/>
          <w:i/>
          <w:iCs/>
          <w:noProof/>
          <w:color w:val="000000"/>
        </w:rPr>
        <w:t>Diagrama de Sequência</w:t>
      </w:r>
      <w:r w:rsidRPr="008245D8">
        <w:rPr>
          <w:rFonts w:ascii="Times New Roman" w:hAnsi="Times New Roman"/>
          <w:noProof/>
          <w:color w:val="000000"/>
        </w:rPr>
        <w:t xml:space="preserve"> mostra objetos e uma sequência das chamadas do método feitas para outros objetos.</w:t>
      </w:r>
    </w:p>
    <w:p w14:paraId="508B095C" w14:textId="77777777" w:rsidR="0024334E" w:rsidRPr="008245D8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0578B5">
        <w:rPr>
          <w:rFonts w:ascii="Times New Roman" w:hAnsi="Times New Roman"/>
          <w:b/>
          <w:i/>
          <w:iCs/>
          <w:noProof/>
          <w:color w:val="000000"/>
        </w:rPr>
        <w:t>Diagrama de Colaboração</w:t>
      </w:r>
      <w:r w:rsidRPr="008245D8">
        <w:rPr>
          <w:rFonts w:ascii="Times New Roman" w:hAnsi="Times New Roman"/>
          <w:noProof/>
          <w:color w:val="000000"/>
        </w:rPr>
        <w:t xml:space="preserve"> mostra objetos e seus relacionamentos, colocando ênfase nos objetos que participam na troca de mensagens</w:t>
      </w:r>
    </w:p>
    <w:p w14:paraId="00F2E438" w14:textId="77777777" w:rsidR="0024334E" w:rsidRPr="008245D8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0578B5">
        <w:rPr>
          <w:rFonts w:ascii="Times New Roman" w:hAnsi="Times New Roman"/>
          <w:b/>
          <w:i/>
          <w:iCs/>
          <w:noProof/>
          <w:color w:val="000000"/>
        </w:rPr>
        <w:t>Diagrama de Estado</w:t>
      </w:r>
      <w:r w:rsidRPr="008245D8">
        <w:rPr>
          <w:rFonts w:ascii="Times New Roman" w:hAnsi="Times New Roman"/>
          <w:noProof/>
          <w:color w:val="000000"/>
        </w:rPr>
        <w:t xml:space="preserve"> mostra estados, mudanças de estado e eventos num objeto ou uma parte do sistema</w:t>
      </w:r>
    </w:p>
    <w:p w14:paraId="0129EB00" w14:textId="77777777" w:rsidR="0024334E" w:rsidRPr="008245D8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0578B5">
        <w:rPr>
          <w:rFonts w:ascii="Times New Roman" w:hAnsi="Times New Roman"/>
          <w:b/>
          <w:i/>
          <w:iCs/>
          <w:noProof/>
          <w:color w:val="000000"/>
        </w:rPr>
        <w:t>Diagrama de Atividade</w:t>
      </w:r>
      <w:r w:rsidRPr="008245D8">
        <w:rPr>
          <w:rFonts w:ascii="Times New Roman" w:hAnsi="Times New Roman"/>
          <w:noProof/>
          <w:color w:val="000000"/>
        </w:rPr>
        <w:t xml:space="preserve"> mostra atividades e as mudanças de uma atividade para outra com os eventos ocorridos em alguma parte do sistema</w:t>
      </w:r>
    </w:p>
    <w:p w14:paraId="40290A63" w14:textId="77777777" w:rsidR="0024334E" w:rsidRPr="008245D8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0578B5">
        <w:rPr>
          <w:rFonts w:ascii="Times New Roman" w:hAnsi="Times New Roman"/>
          <w:b/>
          <w:i/>
          <w:iCs/>
          <w:noProof/>
          <w:color w:val="000000"/>
        </w:rPr>
        <w:t>Diagrama de Componente</w:t>
      </w:r>
      <w:r w:rsidRPr="000578B5">
        <w:rPr>
          <w:rFonts w:ascii="Times New Roman" w:hAnsi="Times New Roman"/>
          <w:b/>
          <w:noProof/>
          <w:color w:val="000000"/>
        </w:rPr>
        <w:t xml:space="preserve"> </w:t>
      </w:r>
      <w:r w:rsidRPr="008245D8">
        <w:rPr>
          <w:rFonts w:ascii="Times New Roman" w:hAnsi="Times New Roman"/>
          <w:noProof/>
          <w:color w:val="000000"/>
        </w:rPr>
        <w:t>mostra os componentes de programação de alto nível (como KParts ou Java Beans).</w:t>
      </w:r>
    </w:p>
    <w:p w14:paraId="01803D76" w14:textId="77777777" w:rsidR="0024334E" w:rsidRPr="008245D8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0578B5">
        <w:rPr>
          <w:rFonts w:ascii="Times New Roman" w:hAnsi="Times New Roman"/>
          <w:b/>
          <w:i/>
          <w:iCs/>
          <w:noProof/>
          <w:color w:val="000000"/>
        </w:rPr>
        <w:t>Diagrama de Distribuição</w:t>
      </w:r>
      <w:r w:rsidRPr="008245D8">
        <w:rPr>
          <w:rFonts w:ascii="Times New Roman" w:hAnsi="Times New Roman"/>
          <w:noProof/>
          <w:color w:val="000000"/>
        </w:rPr>
        <w:t xml:space="preserve"> mostra as instâncias dos componentes e seus relacionamentos.</w:t>
      </w:r>
    </w:p>
    <w:p w14:paraId="2FC299A8" w14:textId="77777777" w:rsidR="0024334E" w:rsidRPr="008245D8" w:rsidRDefault="0024334E" w:rsidP="00A41A40">
      <w:pPr>
        <w:pStyle w:val="BodyText"/>
        <w:numPr>
          <w:ilvl w:val="0"/>
          <w:numId w:val="13"/>
        </w:numPr>
        <w:spacing w:before="0" w:after="0" w:line="360" w:lineRule="auto"/>
        <w:rPr>
          <w:rFonts w:ascii="Times New Roman" w:hAnsi="Times New Roman"/>
          <w:noProof/>
          <w:color w:val="000000"/>
        </w:rPr>
      </w:pPr>
      <w:r w:rsidRPr="008245D8">
        <w:rPr>
          <w:rFonts w:ascii="Times New Roman" w:hAnsi="Times New Roman"/>
          <w:noProof/>
          <w:color w:val="000000"/>
        </w:rPr>
        <w:t xml:space="preserve">Os </w:t>
      </w:r>
      <w:r w:rsidRPr="000578B5">
        <w:rPr>
          <w:rFonts w:ascii="Times New Roman" w:hAnsi="Times New Roman"/>
          <w:b/>
          <w:i/>
          <w:iCs/>
          <w:noProof/>
          <w:color w:val="000000"/>
        </w:rPr>
        <w:t>Diagramas de Entidade-Associação</w:t>
      </w:r>
      <w:r w:rsidRPr="008245D8">
        <w:rPr>
          <w:rFonts w:ascii="Times New Roman" w:hAnsi="Times New Roman"/>
          <w:noProof/>
          <w:color w:val="000000"/>
        </w:rPr>
        <w:t xml:space="preserve"> mostram os dados e as relações e as restrições entre os dados.</w:t>
      </w:r>
    </w:p>
    <w:p w14:paraId="578D87F0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/>
          <w:noProof/>
          <w:color w:val="000000"/>
        </w:rPr>
      </w:pPr>
      <w:r>
        <w:rPr>
          <w:rFonts w:ascii="Times New Roman" w:hAnsi="Times New Roman"/>
          <w:noProof/>
          <w:color w:val="000000"/>
        </w:rPr>
        <w:t>”</w:t>
      </w:r>
      <w:sdt>
        <w:sdtPr>
          <w:rPr>
            <w:rFonts w:ascii="Times New Roman" w:hAnsi="Times New Roman"/>
            <w:noProof/>
            <w:color w:val="000000"/>
          </w:rPr>
          <w:id w:val="-661005854"/>
          <w:citation/>
        </w:sdtPr>
        <w:sdtContent>
          <w:r>
            <w:rPr>
              <w:rFonts w:ascii="Times New Roman" w:hAnsi="Times New Roman"/>
              <w:noProof/>
              <w:color w:val="000000"/>
            </w:rPr>
            <w:fldChar w:fldCharType="begin"/>
          </w:r>
          <w:r w:rsidRPr="00902100">
            <w:rPr>
              <w:rFonts w:ascii="Times New Roman" w:hAnsi="Times New Roman"/>
              <w:noProof/>
              <w:color w:val="000000"/>
            </w:rPr>
            <w:instrText xml:space="preserve"> CITATION Mar15 \l 1033 </w:instrText>
          </w:r>
          <w:r>
            <w:rPr>
              <w:rFonts w:ascii="Times New Roman" w:hAnsi="Times New Roman"/>
              <w:noProof/>
              <w:color w:val="000000"/>
            </w:rPr>
            <w:fldChar w:fldCharType="separate"/>
          </w:r>
          <w:r w:rsidRPr="00902100">
            <w:rPr>
              <w:rFonts w:ascii="Times New Roman" w:hAnsi="Times New Roman"/>
              <w:noProof/>
              <w:color w:val="000000"/>
            </w:rPr>
            <w:t xml:space="preserve"> (Gama n.d.)</w:t>
          </w:r>
          <w:r>
            <w:rPr>
              <w:rFonts w:ascii="Times New Roman" w:hAnsi="Times New Roman"/>
              <w:noProof/>
              <w:color w:val="000000"/>
            </w:rPr>
            <w:fldChar w:fldCharType="end"/>
          </w:r>
        </w:sdtContent>
      </w:sdt>
    </w:p>
    <w:p w14:paraId="6BA4F995" w14:textId="77777777" w:rsidR="0024334E" w:rsidRDefault="0024334E" w:rsidP="0024334E">
      <w:pPr>
        <w:spacing w:before="0" w:after="0"/>
        <w:rPr>
          <w:noProof/>
          <w:color w:val="000000"/>
        </w:rPr>
      </w:pPr>
    </w:p>
    <w:p w14:paraId="3307C729" w14:textId="77777777" w:rsidR="0024334E" w:rsidRPr="00961C12" w:rsidRDefault="0024334E" w:rsidP="00B91703">
      <w:pPr>
        <w:pStyle w:val="Heading4"/>
        <w:rPr>
          <w:noProof/>
        </w:rPr>
      </w:pPr>
      <w:r w:rsidRPr="00961C12">
        <w:rPr>
          <w:noProof/>
        </w:rPr>
        <w:t>Diagrama de casos de uso</w:t>
      </w:r>
    </w:p>
    <w:p w14:paraId="4C703773" w14:textId="77777777" w:rsidR="0024334E" w:rsidRPr="00C072A4" w:rsidRDefault="0024334E" w:rsidP="0024334E">
      <w:pPr>
        <w:spacing w:before="0" w:after="0"/>
        <w:rPr>
          <w:rFonts w:eastAsia="Batang"/>
          <w:color w:val="000000"/>
        </w:rPr>
      </w:pPr>
      <w:r>
        <w:rPr>
          <w:rFonts w:eastAsia="Batang"/>
          <w:color w:val="000000"/>
        </w:rPr>
        <w:t>“</w:t>
      </w:r>
      <w:r w:rsidRPr="00C072A4">
        <w:rPr>
          <w:rFonts w:eastAsia="Batang"/>
          <w:color w:val="000000"/>
        </w:rPr>
        <w:t xml:space="preserve">O Diagrama de </w:t>
      </w:r>
      <w:r w:rsidRPr="00C072A4">
        <w:rPr>
          <w:rFonts w:eastAsia="Batang"/>
          <w:i/>
          <w:iCs/>
          <w:color w:val="000000"/>
        </w:rPr>
        <w:t>Casos de Uso</w:t>
      </w:r>
      <w:r w:rsidRPr="00C072A4">
        <w:rPr>
          <w:rFonts w:eastAsia="Batang"/>
          <w:color w:val="000000"/>
        </w:rPr>
        <w:t xml:space="preserve"> tem o objectivo de auxiliar a comunicação entre os analistas e o cliente.</w:t>
      </w:r>
    </w:p>
    <w:p w14:paraId="080C2287" w14:textId="77777777" w:rsidR="0024334E" w:rsidRPr="00E8283B" w:rsidRDefault="0024334E" w:rsidP="0024334E">
      <w:pPr>
        <w:spacing w:before="0" w:after="0"/>
        <w:jc w:val="left"/>
        <w:rPr>
          <w:rFonts w:eastAsia="Batang"/>
          <w:color w:val="000000"/>
        </w:rPr>
      </w:pPr>
      <w:r w:rsidRPr="00E8283B">
        <w:rPr>
          <w:rFonts w:eastAsia="Batang"/>
          <w:b/>
          <w:bCs/>
          <w:color w:val="000000"/>
        </w:rPr>
        <w:t>Notação</w:t>
      </w:r>
    </w:p>
    <w:p w14:paraId="54955029" w14:textId="77777777" w:rsidR="0024334E" w:rsidRPr="00E8283B" w:rsidRDefault="0024334E" w:rsidP="0024334E">
      <w:pPr>
        <w:spacing w:before="0" w:after="0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>O diagrama de Caso de Uso é representado por:</w:t>
      </w:r>
    </w:p>
    <w:p w14:paraId="7F311ACB" w14:textId="77777777" w:rsidR="0024334E" w:rsidRPr="00E8283B" w:rsidRDefault="0024334E" w:rsidP="00A41A40">
      <w:pPr>
        <w:numPr>
          <w:ilvl w:val="0"/>
          <w:numId w:val="4"/>
        </w:numPr>
        <w:spacing w:before="0" w:after="0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>actores</w:t>
      </w:r>
      <w:r w:rsidRPr="00E8283B">
        <w:rPr>
          <w:rFonts w:eastAsia="Batang"/>
          <w:color w:val="000000"/>
          <w:lang w:val="en-US"/>
        </w:rPr>
        <w:t>;</w:t>
      </w:r>
    </w:p>
    <w:p w14:paraId="19DDDF26" w14:textId="77777777" w:rsidR="0024334E" w:rsidRPr="00E8283B" w:rsidRDefault="0024334E" w:rsidP="00A41A40">
      <w:pPr>
        <w:numPr>
          <w:ilvl w:val="0"/>
          <w:numId w:val="4"/>
        </w:numPr>
        <w:spacing w:before="0" w:after="0"/>
        <w:jc w:val="left"/>
        <w:rPr>
          <w:rFonts w:eastAsia="Batang"/>
          <w:color w:val="000000"/>
          <w:lang w:val="en-US"/>
        </w:rPr>
      </w:pPr>
      <w:r w:rsidRPr="00E8283B">
        <w:rPr>
          <w:rFonts w:eastAsia="Batang"/>
          <w:color w:val="000000"/>
        </w:rPr>
        <w:t>casos</w:t>
      </w:r>
      <w:r w:rsidRPr="00E8283B">
        <w:rPr>
          <w:rFonts w:eastAsia="Batang"/>
          <w:color w:val="000000"/>
          <w:lang w:val="en-US"/>
        </w:rPr>
        <w:t xml:space="preserve"> de</w:t>
      </w:r>
      <w:r w:rsidRPr="00E8283B">
        <w:rPr>
          <w:rFonts w:eastAsia="Batang"/>
          <w:color w:val="000000"/>
        </w:rPr>
        <w:t xml:space="preserve"> uso</w:t>
      </w:r>
      <w:r w:rsidRPr="00E8283B">
        <w:rPr>
          <w:rFonts w:eastAsia="Batang"/>
          <w:color w:val="000000"/>
          <w:lang w:val="en-US"/>
        </w:rPr>
        <w:t>;</w:t>
      </w:r>
    </w:p>
    <w:p w14:paraId="6FC682F4" w14:textId="77777777" w:rsidR="0024334E" w:rsidRPr="00E8283B" w:rsidRDefault="0024334E" w:rsidP="00A41A40">
      <w:pPr>
        <w:numPr>
          <w:ilvl w:val="0"/>
          <w:numId w:val="4"/>
        </w:numPr>
        <w:spacing w:before="0" w:after="0"/>
        <w:jc w:val="left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 xml:space="preserve">relacionamentos entre estes elementos. </w:t>
      </w:r>
    </w:p>
    <w:p w14:paraId="2D9AB5CA" w14:textId="77777777" w:rsidR="0024334E" w:rsidRPr="00E8283B" w:rsidRDefault="0024334E" w:rsidP="0024334E">
      <w:pPr>
        <w:spacing w:before="0" w:after="0"/>
        <w:jc w:val="left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>Estes relacionamentos podem ser:</w:t>
      </w:r>
    </w:p>
    <w:p w14:paraId="233CD6A2" w14:textId="77777777" w:rsidR="0024334E" w:rsidRPr="00E8283B" w:rsidRDefault="0024334E" w:rsidP="00A41A40">
      <w:pPr>
        <w:numPr>
          <w:ilvl w:val="0"/>
          <w:numId w:val="5"/>
        </w:numPr>
        <w:spacing w:before="0" w:after="0"/>
        <w:jc w:val="left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>associações entre actores e casos de uso;</w:t>
      </w:r>
    </w:p>
    <w:p w14:paraId="7002CCEE" w14:textId="77777777" w:rsidR="0024334E" w:rsidRPr="00E8283B" w:rsidRDefault="0024334E" w:rsidP="00A41A40">
      <w:pPr>
        <w:numPr>
          <w:ilvl w:val="0"/>
          <w:numId w:val="5"/>
        </w:numPr>
        <w:spacing w:before="0" w:after="0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>generalizações entre os actores;</w:t>
      </w:r>
    </w:p>
    <w:p w14:paraId="367CBCA0" w14:textId="77777777" w:rsidR="0024334E" w:rsidRPr="00E8283B" w:rsidRDefault="0024334E" w:rsidP="00A41A40">
      <w:pPr>
        <w:numPr>
          <w:ilvl w:val="0"/>
          <w:numId w:val="5"/>
        </w:numPr>
        <w:spacing w:before="0" w:after="0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 xml:space="preserve">generalizações, </w:t>
      </w:r>
      <w:r w:rsidRPr="00E8283B">
        <w:rPr>
          <w:rFonts w:eastAsia="Batang"/>
          <w:i/>
          <w:iCs/>
          <w:color w:val="000000"/>
        </w:rPr>
        <w:t>extends</w:t>
      </w:r>
      <w:r w:rsidRPr="00E8283B">
        <w:rPr>
          <w:rFonts w:eastAsia="Batang"/>
          <w:color w:val="000000"/>
        </w:rPr>
        <w:t xml:space="preserve"> e </w:t>
      </w:r>
      <w:r w:rsidRPr="00E8283B">
        <w:rPr>
          <w:rFonts w:eastAsia="Batang"/>
          <w:i/>
          <w:iCs/>
          <w:color w:val="000000"/>
        </w:rPr>
        <w:t>includes</w:t>
      </w:r>
      <w:r w:rsidRPr="00E8283B">
        <w:rPr>
          <w:rFonts w:eastAsia="Batang"/>
          <w:color w:val="000000"/>
        </w:rPr>
        <w:t xml:space="preserve"> entre os casos de uso. </w:t>
      </w:r>
    </w:p>
    <w:p w14:paraId="6A5D0AD5" w14:textId="77777777" w:rsidR="0024334E" w:rsidRPr="00E8283B" w:rsidRDefault="0024334E" w:rsidP="0024334E">
      <w:pPr>
        <w:spacing w:before="0" w:after="0"/>
        <w:jc w:val="left"/>
        <w:rPr>
          <w:rFonts w:eastAsia="Batang"/>
          <w:color w:val="000000"/>
        </w:rPr>
      </w:pPr>
      <w:r w:rsidRPr="00E8283B">
        <w:rPr>
          <w:rFonts w:eastAsia="Batang"/>
          <w:b/>
          <w:bCs/>
          <w:color w:val="000000"/>
        </w:rPr>
        <w:t>Em maiores detalhes:</w:t>
      </w:r>
    </w:p>
    <w:p w14:paraId="0E757CE0" w14:textId="77777777" w:rsidR="0024334E" w:rsidRPr="00E8283B" w:rsidRDefault="0024334E" w:rsidP="00A41A40">
      <w:pPr>
        <w:numPr>
          <w:ilvl w:val="0"/>
          <w:numId w:val="6"/>
        </w:numPr>
        <w:tabs>
          <w:tab w:val="clear" w:pos="720"/>
          <w:tab w:val="num" w:pos="360"/>
        </w:tabs>
        <w:spacing w:before="0" w:after="0"/>
        <w:ind w:left="360"/>
        <w:jc w:val="left"/>
        <w:rPr>
          <w:rFonts w:eastAsia="Batang"/>
          <w:color w:val="000000"/>
        </w:rPr>
      </w:pPr>
      <w:r w:rsidRPr="00E8283B">
        <w:rPr>
          <w:rFonts w:eastAsia="Batang"/>
          <w:b/>
          <w:bCs/>
          <w:i/>
          <w:iCs/>
          <w:color w:val="000000"/>
        </w:rPr>
        <w:t>Actores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6570"/>
      </w:tblGrid>
      <w:tr w:rsidR="0024334E" w:rsidRPr="00E8283B" w14:paraId="436A8A4B" w14:textId="77777777" w:rsidTr="004000EA">
        <w:trPr>
          <w:tblCellSpacing w:w="0" w:type="dxa"/>
          <w:jc w:val="center"/>
        </w:trPr>
        <w:tc>
          <w:tcPr>
            <w:tcW w:w="1260" w:type="dxa"/>
            <w:shd w:val="clear" w:color="auto" w:fill="auto"/>
            <w:hideMark/>
          </w:tcPr>
          <w:p w14:paraId="4C445BA4" w14:textId="77777777" w:rsidR="0024334E" w:rsidRPr="00E8283B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E8283B">
              <w:rPr>
                <w:rFonts w:eastAsia="Batang"/>
                <w:noProof/>
                <w:color w:val="000000"/>
                <w:lang w:val="en-US"/>
              </w:rPr>
              <w:drawing>
                <wp:inline distT="0" distB="0" distL="0" distR="0" wp14:anchorId="7DDC2278" wp14:editId="01234DC8">
                  <wp:extent cx="581025" cy="866775"/>
                  <wp:effectExtent l="0" t="0" r="0" b="0"/>
                  <wp:docPr id="4" name="Picture 4" descr="image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shd w:val="clear" w:color="auto" w:fill="auto"/>
            <w:hideMark/>
          </w:tcPr>
          <w:p w14:paraId="757C7A3E" w14:textId="77777777" w:rsidR="0024334E" w:rsidRPr="00E8283B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E8283B">
              <w:rPr>
                <w:rFonts w:eastAsia="Batang"/>
                <w:color w:val="000000"/>
              </w:rPr>
              <w:t xml:space="preserve">Um </w:t>
            </w:r>
            <w:r w:rsidRPr="002B2DC3">
              <w:rPr>
                <w:rFonts w:eastAsia="Batang"/>
                <w:color w:val="000000"/>
              </w:rPr>
              <w:t>actor</w:t>
            </w:r>
            <w:r w:rsidRPr="00E8283B">
              <w:rPr>
                <w:rFonts w:eastAsia="Batang"/>
                <w:color w:val="000000"/>
              </w:rPr>
              <w:t xml:space="preserve"> é um usuário do sistema, que pode ser um usuário humano ou um outro sistema computacional.</w:t>
            </w:r>
          </w:p>
        </w:tc>
      </w:tr>
    </w:tbl>
    <w:p w14:paraId="69483D21" w14:textId="77777777" w:rsidR="0024334E" w:rsidRPr="00E8283B" w:rsidRDefault="0024334E" w:rsidP="00A41A40">
      <w:pPr>
        <w:numPr>
          <w:ilvl w:val="0"/>
          <w:numId w:val="7"/>
        </w:numPr>
        <w:tabs>
          <w:tab w:val="clear" w:pos="720"/>
          <w:tab w:val="num" w:pos="360"/>
        </w:tabs>
        <w:spacing w:before="0" w:after="0"/>
        <w:ind w:left="360"/>
        <w:jc w:val="left"/>
        <w:rPr>
          <w:rFonts w:eastAsia="Batang"/>
          <w:color w:val="000000"/>
        </w:rPr>
      </w:pPr>
      <w:r w:rsidRPr="00E8283B">
        <w:rPr>
          <w:rFonts w:eastAsia="Batang"/>
          <w:b/>
          <w:bCs/>
          <w:i/>
          <w:iCs/>
          <w:color w:val="000000"/>
        </w:rPr>
        <w:t>Caso de uso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5"/>
        <w:gridCol w:w="6585"/>
      </w:tblGrid>
      <w:tr w:rsidR="0024334E" w:rsidRPr="00E8283B" w14:paraId="186A73FB" w14:textId="77777777" w:rsidTr="004000EA">
        <w:trPr>
          <w:tblCellSpacing w:w="0" w:type="dxa"/>
          <w:jc w:val="center"/>
        </w:trPr>
        <w:tc>
          <w:tcPr>
            <w:tcW w:w="1245" w:type="dxa"/>
            <w:shd w:val="clear" w:color="auto" w:fill="auto"/>
            <w:hideMark/>
          </w:tcPr>
          <w:p w14:paraId="135E0BAF" w14:textId="77777777" w:rsidR="0024334E" w:rsidRPr="00E8283B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E8283B">
              <w:rPr>
                <w:rFonts w:eastAsia="Batang"/>
                <w:noProof/>
                <w:color w:val="000000"/>
                <w:lang w:val="en-US"/>
              </w:rPr>
              <w:drawing>
                <wp:inline distT="0" distB="0" distL="0" distR="0" wp14:anchorId="426BB29F" wp14:editId="38B043BF">
                  <wp:extent cx="752475" cy="609600"/>
                  <wp:effectExtent l="0" t="0" r="0" b="0"/>
                  <wp:docPr id="5" name="Picture 5" descr="image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5" w:type="dxa"/>
            <w:shd w:val="clear" w:color="auto" w:fill="auto"/>
            <w:hideMark/>
          </w:tcPr>
          <w:p w14:paraId="19F2F33F" w14:textId="77777777" w:rsidR="0024334E" w:rsidRPr="00E8283B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E8283B">
              <w:rPr>
                <w:rFonts w:eastAsia="Batang"/>
                <w:color w:val="000000"/>
              </w:rPr>
              <w:t xml:space="preserve">Um </w:t>
            </w:r>
            <w:r w:rsidRPr="00E8283B">
              <w:rPr>
                <w:rFonts w:eastAsia="Batang"/>
                <w:i/>
                <w:iCs/>
                <w:color w:val="000000"/>
              </w:rPr>
              <w:t>caso de uso</w:t>
            </w:r>
            <w:r w:rsidRPr="00E8283B">
              <w:rPr>
                <w:rFonts w:eastAsia="Batang"/>
                <w:color w:val="000000"/>
              </w:rPr>
              <w:t xml:space="preserve"> define uma grande função do sistema. A implicação é que uma função pode ser estruturada em outras funções e, portanto, um </w:t>
            </w:r>
            <w:r w:rsidRPr="00E8283B">
              <w:rPr>
                <w:rFonts w:eastAsia="Batang"/>
                <w:i/>
                <w:color w:val="000000"/>
              </w:rPr>
              <w:t>caso de uso</w:t>
            </w:r>
            <w:r w:rsidRPr="00E8283B">
              <w:rPr>
                <w:rFonts w:eastAsia="Batang"/>
                <w:color w:val="000000"/>
              </w:rPr>
              <w:t xml:space="preserve"> pode ser estruturado.</w:t>
            </w:r>
          </w:p>
        </w:tc>
      </w:tr>
    </w:tbl>
    <w:p w14:paraId="46F03196" w14:textId="77777777" w:rsidR="0024334E" w:rsidRPr="00E8283B" w:rsidRDefault="0024334E" w:rsidP="00A41A40">
      <w:pPr>
        <w:numPr>
          <w:ilvl w:val="0"/>
          <w:numId w:val="8"/>
        </w:numPr>
        <w:tabs>
          <w:tab w:val="clear" w:pos="720"/>
          <w:tab w:val="num" w:pos="360"/>
        </w:tabs>
        <w:spacing w:before="0" w:after="0"/>
        <w:ind w:left="360"/>
        <w:jc w:val="left"/>
        <w:rPr>
          <w:rFonts w:eastAsia="Batang"/>
          <w:color w:val="000000"/>
        </w:rPr>
      </w:pPr>
      <w:r w:rsidRPr="00E8283B">
        <w:rPr>
          <w:rFonts w:eastAsia="Batang"/>
          <w:b/>
          <w:bCs/>
          <w:i/>
          <w:iCs/>
          <w:color w:val="000000"/>
        </w:rPr>
        <w:t>Relacionamentos</w:t>
      </w:r>
    </w:p>
    <w:p w14:paraId="07AB1353" w14:textId="77777777" w:rsidR="0024334E" w:rsidRPr="00E8283B" w:rsidRDefault="0024334E" w:rsidP="00A41A40">
      <w:pPr>
        <w:numPr>
          <w:ilvl w:val="1"/>
          <w:numId w:val="8"/>
        </w:numPr>
        <w:tabs>
          <w:tab w:val="clear" w:pos="1440"/>
          <w:tab w:val="num" w:pos="1080"/>
        </w:tabs>
        <w:spacing w:before="0" w:after="0"/>
        <w:ind w:left="1080"/>
        <w:jc w:val="left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 xml:space="preserve">Ajudam a descrever </w:t>
      </w:r>
      <w:r w:rsidRPr="00E8283B">
        <w:rPr>
          <w:rFonts w:eastAsia="Batang"/>
          <w:i/>
          <w:iCs/>
          <w:color w:val="000000"/>
        </w:rPr>
        <w:t>casos de uso</w:t>
      </w:r>
      <w:r w:rsidRPr="00E8283B">
        <w:rPr>
          <w:rFonts w:eastAsia="Batang"/>
          <w:color w:val="000000"/>
        </w:rPr>
        <w:t xml:space="preserve"> </w:t>
      </w:r>
    </w:p>
    <w:p w14:paraId="491103BC" w14:textId="77777777" w:rsidR="0024334E" w:rsidRPr="00E8283B" w:rsidRDefault="0024334E" w:rsidP="00A41A40">
      <w:pPr>
        <w:numPr>
          <w:ilvl w:val="1"/>
          <w:numId w:val="8"/>
        </w:numPr>
        <w:tabs>
          <w:tab w:val="clear" w:pos="1440"/>
          <w:tab w:val="num" w:pos="1080"/>
        </w:tabs>
        <w:spacing w:before="0" w:after="0"/>
        <w:ind w:left="1080"/>
        <w:jc w:val="left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 xml:space="preserve">Entre um actor e um </w:t>
      </w:r>
      <w:r w:rsidRPr="00E8283B">
        <w:rPr>
          <w:rFonts w:eastAsia="Batang"/>
          <w:i/>
          <w:iCs/>
          <w:color w:val="000000"/>
        </w:rPr>
        <w:t>caso de uso</w:t>
      </w:r>
    </w:p>
    <w:p w14:paraId="2CC9200F" w14:textId="77777777" w:rsidR="0024334E" w:rsidRPr="00E8283B" w:rsidRDefault="0024334E" w:rsidP="00A41A40">
      <w:pPr>
        <w:numPr>
          <w:ilvl w:val="2"/>
          <w:numId w:val="8"/>
        </w:numPr>
        <w:tabs>
          <w:tab w:val="clear" w:pos="2160"/>
          <w:tab w:val="num" w:pos="1800"/>
        </w:tabs>
        <w:spacing w:before="0" w:after="0"/>
        <w:ind w:left="1800"/>
        <w:jc w:val="left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>Associação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1"/>
        <w:gridCol w:w="3720"/>
      </w:tblGrid>
      <w:tr w:rsidR="0024334E" w:rsidRPr="00E8283B" w14:paraId="7D575D30" w14:textId="77777777" w:rsidTr="004000EA">
        <w:trPr>
          <w:tblCellSpacing w:w="0" w:type="dxa"/>
          <w:jc w:val="center"/>
        </w:trPr>
        <w:tc>
          <w:tcPr>
            <w:tcW w:w="3271" w:type="dxa"/>
            <w:shd w:val="clear" w:color="auto" w:fill="auto"/>
            <w:hideMark/>
          </w:tcPr>
          <w:p w14:paraId="3ADFB458" w14:textId="77777777" w:rsidR="0024334E" w:rsidRPr="00E8283B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E8283B">
              <w:rPr>
                <w:rFonts w:eastAsia="Batang"/>
                <w:noProof/>
                <w:color w:val="000000"/>
                <w:lang w:val="en-US"/>
              </w:rPr>
              <w:drawing>
                <wp:inline distT="0" distB="0" distL="0" distR="0" wp14:anchorId="5D23CE5A" wp14:editId="41B035FA">
                  <wp:extent cx="2076450" cy="714375"/>
                  <wp:effectExtent l="0" t="0" r="0" b="0"/>
                  <wp:docPr id="6" name="Picture 6" descr="image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  <w:shd w:val="clear" w:color="auto" w:fill="auto"/>
            <w:hideMark/>
          </w:tcPr>
          <w:p w14:paraId="33166617" w14:textId="77777777" w:rsidR="0024334E" w:rsidRPr="00E8283B" w:rsidRDefault="0024334E" w:rsidP="004000EA">
            <w:pPr>
              <w:spacing w:before="0" w:after="0"/>
              <w:jc w:val="left"/>
              <w:rPr>
                <w:rFonts w:eastAsia="Batang"/>
                <w:color w:val="000000"/>
              </w:rPr>
            </w:pPr>
            <w:r w:rsidRPr="00E8283B">
              <w:rPr>
                <w:rFonts w:eastAsia="Batang"/>
                <w:color w:val="000000"/>
              </w:rPr>
              <w:t>Define uma funcionalidade do sistema do ponto de vista do usuário.</w:t>
            </w:r>
          </w:p>
        </w:tc>
      </w:tr>
    </w:tbl>
    <w:p w14:paraId="1B9EFCAA" w14:textId="77777777" w:rsidR="0024334E" w:rsidRPr="00E8283B" w:rsidRDefault="0024334E" w:rsidP="00A41A40">
      <w:pPr>
        <w:numPr>
          <w:ilvl w:val="0"/>
          <w:numId w:val="9"/>
        </w:numPr>
        <w:spacing w:before="0" w:after="0"/>
        <w:jc w:val="left"/>
        <w:rPr>
          <w:rFonts w:eastAsia="Batang"/>
          <w:color w:val="000000"/>
        </w:rPr>
      </w:pPr>
      <w:r w:rsidRPr="00E8283B">
        <w:rPr>
          <w:rFonts w:eastAsia="Batang"/>
          <w:b/>
          <w:i/>
          <w:color w:val="000000"/>
        </w:rPr>
        <w:t>Sistema</w:t>
      </w:r>
    </w:p>
    <w:p w14:paraId="3D4FD3E9" w14:textId="77777777" w:rsidR="0024334E" w:rsidRPr="00E8283B" w:rsidRDefault="0024334E" w:rsidP="00A41A40">
      <w:pPr>
        <w:numPr>
          <w:ilvl w:val="0"/>
          <w:numId w:val="10"/>
        </w:numPr>
        <w:spacing w:before="0" w:after="0"/>
        <w:ind w:left="1440"/>
        <w:jc w:val="left"/>
        <w:rPr>
          <w:rFonts w:eastAsia="Batang"/>
          <w:color w:val="000000"/>
        </w:rPr>
      </w:pPr>
      <w:r w:rsidRPr="00E8283B">
        <w:rPr>
          <w:rFonts w:eastAsia="Batang"/>
          <w:color w:val="000000"/>
        </w:rPr>
        <w:t xml:space="preserve">Limites do sistema: representado por um rectângulo envolvendo os </w:t>
      </w:r>
      <w:r w:rsidRPr="00E8283B">
        <w:rPr>
          <w:rFonts w:eastAsia="Batang"/>
          <w:i/>
          <w:color w:val="000000"/>
        </w:rPr>
        <w:t>casos de uso</w:t>
      </w:r>
      <w:r w:rsidRPr="00E8283B">
        <w:rPr>
          <w:rFonts w:eastAsia="Batang"/>
          <w:color w:val="000000"/>
        </w:rPr>
        <w:t xml:space="preserve"> que compõem o sistema.</w:t>
      </w:r>
    </w:p>
    <w:p w14:paraId="3A81566E" w14:textId="77777777" w:rsidR="0024334E" w:rsidRPr="00905010" w:rsidRDefault="0024334E" w:rsidP="00A41A40">
      <w:pPr>
        <w:numPr>
          <w:ilvl w:val="0"/>
          <w:numId w:val="10"/>
        </w:numPr>
        <w:spacing w:before="0" w:after="0"/>
        <w:ind w:left="1440"/>
        <w:jc w:val="left"/>
        <w:rPr>
          <w:noProof/>
          <w:color w:val="000000"/>
        </w:rPr>
      </w:pPr>
      <w:r w:rsidRPr="00905010">
        <w:rPr>
          <w:rFonts w:eastAsia="Batang"/>
          <w:color w:val="000000"/>
        </w:rPr>
        <w:t>Nome do sistema: Localizado dentro do rectângulo. </w:t>
      </w:r>
      <w:r w:rsidRPr="00905010">
        <w:rPr>
          <w:noProof/>
          <w:color w:val="000000"/>
        </w:rPr>
        <w:t>”(Sampaio 2007)</w:t>
      </w:r>
    </w:p>
    <w:p w14:paraId="0EDD8A10" w14:textId="77777777" w:rsidR="0024334E" w:rsidRDefault="0024334E" w:rsidP="00142DBE">
      <w:pPr>
        <w:pStyle w:val="Heading3"/>
        <w:rPr>
          <w:noProof/>
        </w:rPr>
        <w:pPrChange w:id="226" w:author="rui guirrugo" w:date="2016-05-29T01:22:00Z">
          <w:pPr>
            <w:pStyle w:val="Heading3"/>
          </w:pPr>
        </w:pPrChange>
      </w:pPr>
      <w:bookmarkStart w:id="227" w:name="_Toc440445225"/>
      <w:r w:rsidRPr="00515CF7">
        <w:rPr>
          <w:noProof/>
        </w:rPr>
        <w:t>Prototipagem</w:t>
      </w:r>
      <w:bookmarkEnd w:id="227"/>
    </w:p>
    <w:p w14:paraId="640641F4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t>“</w:t>
      </w:r>
      <w:r w:rsidRPr="00D874C6">
        <w:rPr>
          <w:rFonts w:ascii="Times New Roman" w:hAnsi="Times New Roman" w:cs="Times New Roman"/>
          <w:noProof/>
          <w:color w:val="000000"/>
        </w:rPr>
        <w:t>Implementação concreta mas parcial do desenho do sistema</w:t>
      </w:r>
      <w:r>
        <w:rPr>
          <w:rFonts w:ascii="Times New Roman" w:hAnsi="Times New Roman" w:cs="Times New Roman"/>
          <w:noProof/>
          <w:color w:val="000000"/>
        </w:rPr>
        <w:t>.</w:t>
      </w:r>
    </w:p>
    <w:p w14:paraId="5F1D2C0B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7D2F8C3E" w14:textId="77777777" w:rsidR="0024334E" w:rsidRPr="00D874C6" w:rsidRDefault="0024334E" w:rsidP="00B91703">
      <w:pPr>
        <w:pStyle w:val="Heading4"/>
        <w:rPr>
          <w:noProof/>
        </w:rPr>
      </w:pPr>
      <w:r>
        <w:rPr>
          <w:noProof/>
        </w:rPr>
        <w:t>Categorias de prototipos</w:t>
      </w:r>
    </w:p>
    <w:p w14:paraId="24241618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D874C6">
        <w:rPr>
          <w:rFonts w:ascii="Times New Roman" w:hAnsi="Times New Roman" w:cs="Times New Roman"/>
          <w:b/>
          <w:noProof/>
          <w:color w:val="000000"/>
        </w:rPr>
        <w:t>Físicos</w:t>
      </w:r>
      <w:r w:rsidRPr="00D874C6">
        <w:rPr>
          <w:rFonts w:ascii="Times New Roman" w:hAnsi="Times New Roman" w:cs="Times New Roman"/>
          <w:noProof/>
          <w:color w:val="000000"/>
        </w:rPr>
        <w:t xml:space="preserve"> </w:t>
      </w:r>
    </w:p>
    <w:p w14:paraId="17705C08" w14:textId="77777777" w:rsidR="0024334E" w:rsidRDefault="0024334E" w:rsidP="00A41A40">
      <w:pPr>
        <w:pStyle w:val="BodyText"/>
        <w:numPr>
          <w:ilvl w:val="0"/>
          <w:numId w:val="14"/>
        </w:numPr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D874C6">
        <w:rPr>
          <w:rFonts w:ascii="Times New Roman" w:hAnsi="Times New Roman" w:cs="Times New Roman"/>
          <w:noProof/>
          <w:color w:val="000000"/>
        </w:rPr>
        <w:t xml:space="preserve">Modelo de madeira ou plasticina (p.ex. PalmPilot) </w:t>
      </w:r>
    </w:p>
    <w:p w14:paraId="4C87530E" w14:textId="77777777" w:rsidR="0024334E" w:rsidRDefault="0024334E" w:rsidP="00A41A40">
      <w:pPr>
        <w:pStyle w:val="BodyText"/>
        <w:numPr>
          <w:ilvl w:val="0"/>
          <w:numId w:val="14"/>
        </w:numPr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D874C6">
        <w:rPr>
          <w:rFonts w:ascii="Times New Roman" w:hAnsi="Times New Roman" w:cs="Times New Roman"/>
          <w:noProof/>
          <w:color w:val="000000"/>
        </w:rPr>
        <w:t xml:space="preserve">Simulacro de cartão ou cartolina </w:t>
      </w:r>
    </w:p>
    <w:p w14:paraId="7E8A2A1B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b/>
          <w:noProof/>
          <w:color w:val="000000"/>
        </w:rPr>
      </w:pPr>
      <w:r w:rsidRPr="00D874C6">
        <w:rPr>
          <w:rFonts w:ascii="Times New Roman" w:hAnsi="Times New Roman" w:cs="Times New Roman"/>
          <w:b/>
          <w:noProof/>
          <w:color w:val="000000"/>
        </w:rPr>
        <w:t>Funcionais</w:t>
      </w:r>
    </w:p>
    <w:p w14:paraId="157E4ED7" w14:textId="77777777" w:rsidR="0024334E" w:rsidRDefault="0024334E" w:rsidP="00A41A40">
      <w:pPr>
        <w:pStyle w:val="BodyText"/>
        <w:numPr>
          <w:ilvl w:val="0"/>
          <w:numId w:val="15"/>
        </w:numPr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 w:rsidRPr="00D874C6">
        <w:rPr>
          <w:rFonts w:ascii="Times New Roman" w:hAnsi="Times New Roman" w:cs="Times New Roman"/>
          <w:noProof/>
          <w:color w:val="000000"/>
        </w:rPr>
        <w:t>Programa com funcionalidade limitada</w:t>
      </w:r>
    </w:p>
    <w:p w14:paraId="29A3397E" w14:textId="77777777" w:rsidR="0024334E" w:rsidRDefault="0024334E" w:rsidP="0024334E">
      <w:pPr>
        <w:pStyle w:val="BodyText"/>
        <w:spacing w:before="0" w:after="0" w:line="360" w:lineRule="auto"/>
        <w:ind w:left="427"/>
        <w:rPr>
          <w:rFonts w:ascii="Times New Roman" w:hAnsi="Times New Roman" w:cs="Times New Roman"/>
          <w:noProof/>
          <w:color w:val="000000"/>
        </w:rPr>
      </w:pPr>
      <w:r w:rsidRPr="00D874C6"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265552758"/>
          <w:citation/>
        </w:sdtPr>
        <w:sdtContent>
          <w:r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D874C6">
            <w:rPr>
              <w:rFonts w:ascii="Times New Roman" w:hAnsi="Times New Roman" w:cs="Times New Roman"/>
              <w:noProof/>
              <w:color w:val="000000"/>
            </w:rPr>
            <w:instrText xml:space="preserve"> CITATION Jor94 \l 1033 </w:instrText>
          </w:r>
          <w:r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D874C6">
            <w:rPr>
              <w:rFonts w:ascii="Times New Roman" w:hAnsi="Times New Roman" w:cs="Times New Roman"/>
              <w:noProof/>
              <w:color w:val="000000"/>
            </w:rPr>
            <w:t xml:space="preserve"> (Jorge 1994)</w:t>
          </w:r>
          <w:r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75E150C4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b/>
          <w:noProof/>
          <w:color w:val="000000"/>
        </w:rPr>
      </w:pPr>
    </w:p>
    <w:p w14:paraId="5FE45FAB" w14:textId="77777777" w:rsidR="0024334E" w:rsidRDefault="0024334E" w:rsidP="00142DBE">
      <w:pPr>
        <w:pStyle w:val="Heading3"/>
        <w:rPr>
          <w:noProof/>
        </w:rPr>
        <w:pPrChange w:id="228" w:author="rui guirrugo" w:date="2016-05-29T01:22:00Z">
          <w:pPr>
            <w:pStyle w:val="Heading3"/>
          </w:pPr>
        </w:pPrChange>
      </w:pPr>
      <w:bookmarkStart w:id="229" w:name="_Toc440445226"/>
      <w:r>
        <w:rPr>
          <w:noProof/>
        </w:rPr>
        <w:t>Digitalização</w:t>
      </w:r>
      <w:bookmarkEnd w:id="229"/>
      <w:r>
        <w:rPr>
          <w:noProof/>
        </w:rPr>
        <w:t xml:space="preserve"> </w:t>
      </w:r>
    </w:p>
    <w:p w14:paraId="573715AF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t xml:space="preserve">De acordo com </w:t>
      </w:r>
      <w:r w:rsidRPr="00E21C5F">
        <w:rPr>
          <w:rFonts w:ascii="Times New Roman" w:hAnsi="Times New Roman" w:cs="Times New Roman"/>
          <w:noProof/>
          <w:color w:val="000000"/>
        </w:rPr>
        <w:t xml:space="preserve">Conselho Nacional de Arquivos </w:t>
      </w:r>
      <w:r>
        <w:rPr>
          <w:rFonts w:ascii="Times New Roman" w:hAnsi="Times New Roman" w:cs="Times New Roman"/>
          <w:noProof/>
          <w:color w:val="000000"/>
        </w:rPr>
        <w:t>–</w:t>
      </w:r>
      <w:r w:rsidRPr="00E21C5F">
        <w:rPr>
          <w:rFonts w:ascii="Times New Roman" w:hAnsi="Times New Roman" w:cs="Times New Roman"/>
          <w:noProof/>
          <w:color w:val="000000"/>
        </w:rPr>
        <w:t xml:space="preserve"> CONARQ</w:t>
      </w:r>
      <w:r>
        <w:rPr>
          <w:rFonts w:ascii="Times New Roman" w:hAnsi="Times New Roman" w:cs="Times New Roman"/>
          <w:noProof/>
          <w:color w:val="000000"/>
        </w:rPr>
        <w:t>”</w:t>
      </w:r>
      <w:r w:rsidRPr="008D6C2F">
        <w:t xml:space="preserve"> </w:t>
      </w:r>
      <w:r w:rsidRPr="008D6C2F">
        <w:rPr>
          <w:rFonts w:ascii="Times New Roman" w:hAnsi="Times New Roman" w:cs="Times New Roman"/>
          <w:noProof/>
          <w:color w:val="000000"/>
        </w:rPr>
        <w:t>Entendemos a digitalização como um processo de conversão dos documentos arquivísticos em formato digital, que consiste em unidades de dados binários, denominadas de bits - que são 0 (zero) e 1 (um)</w:t>
      </w:r>
    </w:p>
    <w:p w14:paraId="7747D05C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358738890"/>
          <w:citation/>
        </w:sdtPr>
        <w:sdtContent>
          <w:r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E21C5F">
            <w:rPr>
              <w:rFonts w:ascii="Times New Roman" w:hAnsi="Times New Roman" w:cs="Times New Roman"/>
              <w:noProof/>
              <w:color w:val="000000"/>
            </w:rPr>
            <w:instrText xml:space="preserve"> CITATION Con10 \l 1033 </w:instrText>
          </w:r>
          <w:r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E21C5F">
            <w:rPr>
              <w:rFonts w:ascii="Times New Roman" w:hAnsi="Times New Roman" w:cs="Times New Roman"/>
              <w:noProof/>
              <w:color w:val="000000"/>
            </w:rPr>
            <w:t xml:space="preserve"> (Conselho Nacional de Arquivos - CONARQ 2010)</w:t>
          </w:r>
          <w:r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191147F2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4701BF64" w14:textId="77777777" w:rsidR="0024334E" w:rsidRDefault="0024334E" w:rsidP="00142DBE">
      <w:pPr>
        <w:pStyle w:val="Heading3"/>
        <w:rPr>
          <w:noProof/>
        </w:rPr>
        <w:pPrChange w:id="230" w:author="rui guirrugo" w:date="2016-05-29T01:22:00Z">
          <w:pPr>
            <w:pStyle w:val="Heading3"/>
          </w:pPr>
        </w:pPrChange>
      </w:pPr>
      <w:bookmarkStart w:id="231" w:name="_Toc440445227"/>
      <w:r>
        <w:rPr>
          <w:noProof/>
        </w:rPr>
        <w:t>Metodologias de Desenvolvimento</w:t>
      </w:r>
      <w:bookmarkEnd w:id="231"/>
    </w:p>
    <w:p w14:paraId="29184D2D" w14:textId="77777777" w:rsidR="0024334E" w:rsidRPr="00AA1277" w:rsidRDefault="0024334E" w:rsidP="00B91703">
      <w:pPr>
        <w:pStyle w:val="Heading4"/>
        <w:rPr>
          <w:noProof/>
        </w:rPr>
      </w:pPr>
      <w:r w:rsidRPr="00AA1277">
        <w:rPr>
          <w:noProof/>
        </w:rPr>
        <w:t>Metodologias Tradicionais</w:t>
      </w:r>
    </w:p>
    <w:p w14:paraId="245575C4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t>“</w:t>
      </w:r>
      <w:r w:rsidRPr="00AA1277">
        <w:rPr>
          <w:rFonts w:ascii="Times New Roman" w:hAnsi="Times New Roman" w:cs="Times New Roman"/>
          <w:noProof/>
          <w:color w:val="000000"/>
        </w:rPr>
        <w:t>As metodologias tradicionais são também chamadas de pesadas ou orientadas a documentação. Essas metodologias surgiram em um contexto de desenvolvimento de software muito diferente do atual, baseado apenas em um mainframe e terminais</w:t>
      </w:r>
      <w:r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837387843"/>
          <w:citation/>
        </w:sdtPr>
        <w:sdtContent>
          <w:r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AA1277">
            <w:rPr>
              <w:rFonts w:ascii="Times New Roman" w:hAnsi="Times New Roman" w:cs="Times New Roman"/>
              <w:noProof/>
              <w:color w:val="000000"/>
            </w:rPr>
            <w:instrText xml:space="preserve"> CITATION WWR70 \l 1033 </w:instrText>
          </w:r>
          <w:r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AA1277">
            <w:rPr>
              <w:rFonts w:ascii="Times New Roman" w:hAnsi="Times New Roman" w:cs="Times New Roman"/>
              <w:noProof/>
              <w:color w:val="000000"/>
            </w:rPr>
            <w:t xml:space="preserve"> (Royce 1970)</w:t>
          </w:r>
          <w:r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7D939F70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23589795" w14:textId="77777777" w:rsidR="0024334E" w:rsidRPr="001A08C0" w:rsidRDefault="0024334E" w:rsidP="00B91703">
      <w:pPr>
        <w:pStyle w:val="Heading4"/>
        <w:rPr>
          <w:noProof/>
        </w:rPr>
      </w:pPr>
      <w:r w:rsidRPr="001A08C0">
        <w:rPr>
          <w:noProof/>
        </w:rPr>
        <w:t>Metodologias Ágeis</w:t>
      </w:r>
    </w:p>
    <w:p w14:paraId="18BBE767" w14:textId="77777777" w:rsidR="00905010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t>“</w:t>
      </w:r>
      <w:r w:rsidRPr="00AA1277">
        <w:rPr>
          <w:rFonts w:ascii="Times New Roman" w:hAnsi="Times New Roman" w:cs="Times New Roman"/>
          <w:noProof/>
          <w:color w:val="000000"/>
        </w:rPr>
        <w:t>O termo “Metodologias Ágeis” tornou-se popular em 2001 quando dezessete especialistas em processos de desenvolvimento de software representando os métodos Scrum</w:t>
      </w:r>
      <w:r>
        <w:rPr>
          <w:rFonts w:ascii="Times New Roman" w:hAnsi="Times New Roman" w:cs="Times New Roman"/>
          <w:noProof/>
          <w:color w:val="000000"/>
        </w:rPr>
        <w:t>”</w:t>
      </w:r>
    </w:p>
    <w:p w14:paraId="7BA91DB3" w14:textId="77777777" w:rsidR="0024334E" w:rsidRDefault="00CD06D3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sdt>
        <w:sdtPr>
          <w:rPr>
            <w:rFonts w:ascii="Times New Roman" w:hAnsi="Times New Roman" w:cs="Times New Roman"/>
            <w:noProof/>
            <w:color w:val="000000"/>
          </w:rPr>
          <w:id w:val="-1563250892"/>
          <w:citation/>
        </w:sdtPr>
        <w:sdtContent>
          <w:r w:rsidR="0024334E"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="0024334E" w:rsidRPr="002F00F8">
            <w:rPr>
              <w:rFonts w:ascii="Times New Roman" w:hAnsi="Times New Roman" w:cs="Times New Roman"/>
              <w:noProof/>
              <w:color w:val="000000"/>
            </w:rPr>
            <w:instrText xml:space="preserve"> CITATION MSc02 \l 1033 </w:instrText>
          </w:r>
          <w:r w:rsidR="0024334E"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="0024334E" w:rsidRPr="002F00F8">
            <w:rPr>
              <w:rFonts w:ascii="Times New Roman" w:hAnsi="Times New Roman" w:cs="Times New Roman"/>
              <w:noProof/>
              <w:color w:val="000000"/>
            </w:rPr>
            <w:t xml:space="preserve"> (M. Schwaber 2002)</w:t>
          </w:r>
          <w:r w:rsidR="0024334E"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21E56094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77B6CDAD" w14:textId="77777777" w:rsidR="0024334E" w:rsidRPr="002F00F8" w:rsidRDefault="0024334E" w:rsidP="00B91703">
      <w:pPr>
        <w:pStyle w:val="Heading4"/>
        <w:rPr>
          <w:noProof/>
        </w:rPr>
      </w:pPr>
      <w:r w:rsidRPr="002F00F8">
        <w:rPr>
          <w:noProof/>
        </w:rPr>
        <w:t>Extreme Programming</w:t>
      </w:r>
    </w:p>
    <w:p w14:paraId="3AFD63BA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t>“</w:t>
      </w:r>
      <w:r w:rsidRPr="002F00F8">
        <w:rPr>
          <w:rFonts w:ascii="Times New Roman" w:hAnsi="Times New Roman" w:cs="Times New Roman"/>
          <w:noProof/>
          <w:color w:val="000000"/>
        </w:rPr>
        <w:t>A Extreme Programming (XP) é uma metodologia ágil para equipes pequenas e médias que desenvolvem software baseado em requisitos vagos e que se modiﬁcam rapidamente</w:t>
      </w:r>
      <w:r>
        <w:rPr>
          <w:rFonts w:ascii="Times New Roman" w:hAnsi="Times New Roman" w:cs="Times New Roman"/>
          <w:noProof/>
          <w:color w:val="000000"/>
        </w:rPr>
        <w:t>.</w:t>
      </w:r>
    </w:p>
    <w:p w14:paraId="25E7B668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t>”</w:t>
      </w:r>
      <w:sdt>
        <w:sdtPr>
          <w:rPr>
            <w:rFonts w:ascii="Times New Roman" w:hAnsi="Times New Roman" w:cs="Times New Roman"/>
            <w:noProof/>
            <w:color w:val="000000"/>
          </w:rPr>
          <w:id w:val="-1016374979"/>
          <w:citation/>
        </w:sdtPr>
        <w:sdtContent>
          <w:r>
            <w:rPr>
              <w:rFonts w:ascii="Times New Roman" w:hAnsi="Times New Roman" w:cs="Times New Roman"/>
              <w:noProof/>
              <w:color w:val="000000"/>
            </w:rPr>
            <w:fldChar w:fldCharType="begin"/>
          </w:r>
          <w:r w:rsidRPr="00A512B2">
            <w:rPr>
              <w:rFonts w:ascii="Times New Roman" w:hAnsi="Times New Roman" w:cs="Times New Roman"/>
              <w:noProof/>
              <w:color w:val="000000"/>
            </w:rPr>
            <w:instrText xml:space="preserve"> CITATION KBe99 \l 1033 </w:instrText>
          </w:r>
          <w:r>
            <w:rPr>
              <w:rFonts w:ascii="Times New Roman" w:hAnsi="Times New Roman" w:cs="Times New Roman"/>
              <w:noProof/>
              <w:color w:val="000000"/>
            </w:rPr>
            <w:fldChar w:fldCharType="separate"/>
          </w:r>
          <w:r w:rsidRPr="00A512B2">
            <w:rPr>
              <w:rFonts w:ascii="Times New Roman" w:hAnsi="Times New Roman" w:cs="Times New Roman"/>
              <w:noProof/>
              <w:color w:val="000000"/>
            </w:rPr>
            <w:t xml:space="preserve"> </w:t>
          </w:r>
          <w:r w:rsidRPr="00902100">
            <w:rPr>
              <w:rFonts w:ascii="Times New Roman" w:hAnsi="Times New Roman" w:cs="Times New Roman"/>
              <w:noProof/>
              <w:color w:val="000000"/>
            </w:rPr>
            <w:t>(Beck 1999)</w:t>
          </w:r>
          <w:r>
            <w:rPr>
              <w:rFonts w:ascii="Times New Roman" w:hAnsi="Times New Roman" w:cs="Times New Roman"/>
              <w:noProof/>
              <w:color w:val="000000"/>
            </w:rPr>
            <w:fldChar w:fldCharType="end"/>
          </w:r>
        </w:sdtContent>
      </w:sdt>
    </w:p>
    <w:p w14:paraId="454D7378" w14:textId="77777777" w:rsidR="0024334E" w:rsidRDefault="0024334E" w:rsidP="0024334E">
      <w:pPr>
        <w:pStyle w:val="BodyText"/>
        <w:spacing w:before="0" w:after="0" w:line="360" w:lineRule="auto"/>
        <w:rPr>
          <w:rFonts w:ascii="Times New Roman" w:hAnsi="Times New Roman" w:cs="Times New Roman"/>
          <w:noProof/>
          <w:color w:val="000000"/>
        </w:rPr>
      </w:pPr>
    </w:p>
    <w:p w14:paraId="4753AB91" w14:textId="77777777" w:rsidR="0024334E" w:rsidRDefault="0024334E" w:rsidP="00BB0DC9">
      <w:pPr>
        <w:pStyle w:val="Heading2"/>
      </w:pPr>
      <w:bookmarkStart w:id="232" w:name="_Toc436653531"/>
      <w:bookmarkStart w:id="233" w:name="_Toc440445228"/>
      <w:r w:rsidRPr="00A20D4E">
        <w:t>Definição conceitual e operacional das variáveis de investigação</w:t>
      </w:r>
      <w:bookmarkEnd w:id="232"/>
      <w:bookmarkEnd w:id="233"/>
    </w:p>
    <w:p w14:paraId="6FE9C5DF" w14:textId="77777777" w:rsidR="00095208" w:rsidRPr="00095208" w:rsidRDefault="00095208" w:rsidP="00095208">
      <w:pPr>
        <w:pStyle w:val="BodyText"/>
      </w:pPr>
    </w:p>
    <w:p w14:paraId="7658E0F0" w14:textId="77777777" w:rsidR="0024334E" w:rsidRDefault="0024334E" w:rsidP="00142DBE">
      <w:pPr>
        <w:pStyle w:val="Heading3"/>
        <w:pPrChange w:id="234" w:author="rui guirrugo" w:date="2016-05-29T01:22:00Z">
          <w:pPr>
            <w:pStyle w:val="Heading3"/>
          </w:pPr>
        </w:pPrChange>
      </w:pPr>
      <w:bookmarkStart w:id="235" w:name="_Toc440445229"/>
      <w:r>
        <w:t>Segurança</w:t>
      </w:r>
      <w:bookmarkEnd w:id="235"/>
      <w:r>
        <w:t xml:space="preserve"> </w:t>
      </w:r>
    </w:p>
    <w:p w14:paraId="4ABA4ACD" w14:textId="77777777" w:rsidR="0024334E" w:rsidRDefault="0024334E" w:rsidP="00912A27">
      <w:pPr>
        <w:pStyle w:val="BodyText"/>
        <w:spacing w:before="0" w:after="0" w:line="360" w:lineRule="auto"/>
        <w:rPr>
          <w:rFonts w:ascii="Times New Roman" w:hAnsi="Times New Roman" w:cs="Times New Roman"/>
          <w:color w:val="252525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52525"/>
          <w:szCs w:val="21"/>
          <w:shd w:val="clear" w:color="auto" w:fill="FFFFFF"/>
        </w:rPr>
        <w:t>“</w:t>
      </w:r>
      <w:r w:rsidRPr="00771525">
        <w:rPr>
          <w:rFonts w:ascii="Times New Roman" w:hAnsi="Times New Roman" w:cs="Times New Roman"/>
          <w:color w:val="252525"/>
          <w:szCs w:val="21"/>
          <w:shd w:val="clear" w:color="auto" w:fill="FFFFFF"/>
        </w:rPr>
        <w:t>A</w:t>
      </w:r>
      <w:r w:rsidRPr="00771525">
        <w:rPr>
          <w:rStyle w:val="apple-converted-space"/>
          <w:rFonts w:ascii="Times New Roman" w:hAnsi="Times New Roman" w:cs="Times New Roman"/>
          <w:color w:val="252525"/>
          <w:szCs w:val="21"/>
          <w:shd w:val="clear" w:color="auto" w:fill="FFFFFF"/>
        </w:rPr>
        <w:t> </w:t>
      </w:r>
      <w:r w:rsidRPr="00771525">
        <w:rPr>
          <w:rFonts w:ascii="Times New Roman" w:hAnsi="Times New Roman" w:cs="Times New Roman"/>
          <w:b/>
          <w:bCs/>
          <w:color w:val="252525"/>
          <w:szCs w:val="21"/>
          <w:shd w:val="clear" w:color="auto" w:fill="FFFFFF"/>
        </w:rPr>
        <w:t>segurança da informação</w:t>
      </w:r>
      <w:r w:rsidRPr="00771525">
        <w:rPr>
          <w:rStyle w:val="apple-converted-space"/>
          <w:rFonts w:ascii="Times New Roman" w:hAnsi="Times New Roman" w:cs="Times New Roman"/>
          <w:color w:val="252525"/>
          <w:szCs w:val="21"/>
          <w:shd w:val="clear" w:color="auto" w:fill="FFFFFF"/>
        </w:rPr>
        <w:t> </w:t>
      </w:r>
      <w:r w:rsidRPr="00771525">
        <w:rPr>
          <w:rFonts w:ascii="Times New Roman" w:hAnsi="Times New Roman" w:cs="Times New Roman"/>
          <w:color w:val="252525"/>
          <w:szCs w:val="21"/>
          <w:shd w:val="clear" w:color="auto" w:fill="FFFFFF"/>
        </w:rPr>
        <w:t xml:space="preserve">está </w:t>
      </w:r>
      <w:r w:rsidR="00905010" w:rsidRPr="00771525">
        <w:rPr>
          <w:rFonts w:ascii="Times New Roman" w:hAnsi="Times New Roman" w:cs="Times New Roman"/>
          <w:color w:val="252525"/>
          <w:szCs w:val="21"/>
          <w:shd w:val="clear" w:color="auto" w:fill="FFFFFF"/>
        </w:rPr>
        <w:t>directamente</w:t>
      </w:r>
      <w:r w:rsidRPr="00771525">
        <w:rPr>
          <w:rFonts w:ascii="Times New Roman" w:hAnsi="Times New Roman" w:cs="Times New Roman"/>
          <w:color w:val="252525"/>
          <w:szCs w:val="21"/>
          <w:shd w:val="clear" w:color="auto" w:fill="FFFFFF"/>
        </w:rPr>
        <w:t xml:space="preserve"> relacionada com </w:t>
      </w:r>
      <w:r w:rsidR="00905010" w:rsidRPr="00771525">
        <w:rPr>
          <w:rFonts w:ascii="Times New Roman" w:hAnsi="Times New Roman" w:cs="Times New Roman"/>
          <w:color w:val="252525"/>
          <w:szCs w:val="21"/>
          <w:shd w:val="clear" w:color="auto" w:fill="FFFFFF"/>
        </w:rPr>
        <w:t>protecção</w:t>
      </w:r>
      <w:r w:rsidRPr="00771525">
        <w:rPr>
          <w:rFonts w:ascii="Times New Roman" w:hAnsi="Times New Roman" w:cs="Times New Roman"/>
          <w:color w:val="252525"/>
          <w:szCs w:val="21"/>
          <w:shd w:val="clear" w:color="auto" w:fill="FFFFFF"/>
        </w:rPr>
        <w:t xml:space="preserve"> de um conjunto de informações, no sentido de preservar o valor que possuem para um indivíduo ou uma organização.</w:t>
      </w:r>
      <w:r>
        <w:rPr>
          <w:rFonts w:ascii="Times New Roman" w:hAnsi="Times New Roman" w:cs="Times New Roman"/>
          <w:color w:val="252525"/>
          <w:szCs w:val="21"/>
          <w:shd w:val="clear" w:color="auto" w:fill="FFFFFF"/>
        </w:rPr>
        <w:t>”</w:t>
      </w:r>
      <w:r w:rsidRPr="00832FC2">
        <w:rPr>
          <w:rFonts w:ascii="Times New Roman" w:hAnsi="Times New Roman"/>
        </w:rPr>
        <w:t xml:space="preserve"> </w:t>
      </w:r>
      <w:sdt>
        <w:sdtPr>
          <w:rPr>
            <w:rFonts w:ascii="Times New Roman" w:hAnsi="Times New Roman"/>
          </w:rPr>
          <w:id w:val="-559011018"/>
          <w:citation/>
        </w:sdtPr>
        <w:sdtContent>
          <w:r>
            <w:rPr>
              <w:rFonts w:ascii="Times New Roman" w:hAnsi="Times New Roman"/>
            </w:rPr>
            <w:fldChar w:fldCharType="begin"/>
          </w:r>
          <w:r w:rsidRPr="00A92D9B">
            <w:rPr>
              <w:rFonts w:ascii="Times New Roman" w:hAnsi="Times New Roman"/>
            </w:rPr>
            <w:instrText xml:space="preserve"> CITATION Cre14 \l 1033 </w:instrText>
          </w:r>
          <w:r>
            <w:rPr>
              <w:rFonts w:ascii="Times New Roman" w:hAnsi="Times New Roman"/>
            </w:rPr>
            <w:fldChar w:fldCharType="separate"/>
          </w:r>
          <w:r w:rsidRPr="00A92D9B">
            <w:rPr>
              <w:rFonts w:ascii="Times New Roman" w:hAnsi="Times New Roman"/>
              <w:noProof/>
            </w:rPr>
            <w:t xml:space="preserve"> (Commons 2014)</w:t>
          </w:r>
          <w:r>
            <w:rPr>
              <w:rFonts w:ascii="Times New Roman" w:hAnsi="Times New Roman"/>
            </w:rPr>
            <w:fldChar w:fldCharType="end"/>
          </w:r>
        </w:sdtContent>
      </w:sdt>
    </w:p>
    <w:p w14:paraId="67D47ECD" w14:textId="77777777" w:rsidR="0024334E" w:rsidRPr="00771525" w:rsidRDefault="0024334E" w:rsidP="00912A27">
      <w:pPr>
        <w:pStyle w:val="BodyText"/>
        <w:spacing w:before="0" w:after="0" w:line="360" w:lineRule="auto"/>
        <w:rPr>
          <w:rFonts w:ascii="Times New Roman" w:hAnsi="Times New Roman" w:cs="Times New Roman"/>
          <w:b/>
          <w:sz w:val="32"/>
        </w:rPr>
      </w:pPr>
    </w:p>
    <w:p w14:paraId="5E1160A1" w14:textId="77777777" w:rsidR="0024334E" w:rsidRPr="0096258A" w:rsidRDefault="0024334E" w:rsidP="00142DBE">
      <w:pPr>
        <w:pStyle w:val="Heading3"/>
        <w:pPrChange w:id="236" w:author="rui guirrugo" w:date="2016-05-29T01:22:00Z">
          <w:pPr>
            <w:pStyle w:val="Heading3"/>
          </w:pPr>
        </w:pPrChange>
      </w:pPr>
      <w:bookmarkStart w:id="237" w:name="_Toc440445230"/>
      <w:r>
        <w:t>Integridade</w:t>
      </w:r>
      <w:bookmarkEnd w:id="237"/>
    </w:p>
    <w:p w14:paraId="5BB4D861" w14:textId="77777777" w:rsidR="0024334E" w:rsidRPr="0096258A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“</w:t>
      </w:r>
      <w:r w:rsidRPr="0096258A">
        <w:rPr>
          <w:rFonts w:ascii="Times New Roman" w:hAnsi="Times New Roman"/>
        </w:rPr>
        <w:t>Verificar a integridade dos dados consiste em determinar se os dados não foram alterados durante a comunicação (de maneira fortuita ou intencional).</w:t>
      </w:r>
      <w:r>
        <w:rPr>
          <w:rFonts w:ascii="Times New Roman" w:hAnsi="Times New Roman"/>
        </w:rPr>
        <w:t>”</w:t>
      </w:r>
      <w:sdt>
        <w:sdtPr>
          <w:rPr>
            <w:rFonts w:ascii="Times New Roman" w:hAnsi="Times New Roman"/>
          </w:rPr>
          <w:id w:val="292409352"/>
          <w:citation/>
        </w:sdtPr>
        <w:sdtContent>
          <w:r>
            <w:rPr>
              <w:rFonts w:ascii="Times New Roman" w:hAnsi="Times New Roman"/>
            </w:rPr>
            <w:fldChar w:fldCharType="begin"/>
          </w:r>
          <w:r w:rsidRPr="00A92D9B">
            <w:rPr>
              <w:rFonts w:ascii="Times New Roman" w:hAnsi="Times New Roman"/>
            </w:rPr>
            <w:instrText xml:space="preserve"> CITATION Cre14 \l 1033 </w:instrText>
          </w:r>
          <w:r>
            <w:rPr>
              <w:rFonts w:ascii="Times New Roman" w:hAnsi="Times New Roman"/>
            </w:rPr>
            <w:fldChar w:fldCharType="separate"/>
          </w:r>
          <w:r w:rsidRPr="00A92D9B">
            <w:rPr>
              <w:rFonts w:ascii="Times New Roman" w:hAnsi="Times New Roman"/>
              <w:noProof/>
            </w:rPr>
            <w:t xml:space="preserve"> (Commons 2014)</w:t>
          </w:r>
          <w:r>
            <w:rPr>
              <w:rFonts w:ascii="Times New Roman" w:hAnsi="Times New Roman"/>
            </w:rPr>
            <w:fldChar w:fldCharType="end"/>
          </w:r>
        </w:sdtContent>
      </w:sdt>
    </w:p>
    <w:p w14:paraId="43DDDD8D" w14:textId="77777777" w:rsidR="0024334E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</w:p>
    <w:p w14:paraId="31893BAC" w14:textId="77777777" w:rsidR="0024334E" w:rsidRPr="00A0011D" w:rsidRDefault="0024334E" w:rsidP="00142DBE">
      <w:pPr>
        <w:pStyle w:val="Heading3"/>
        <w:pPrChange w:id="238" w:author="rui guirrugo" w:date="2016-05-29T01:22:00Z">
          <w:pPr>
            <w:pStyle w:val="Heading3"/>
          </w:pPr>
        </w:pPrChange>
      </w:pPr>
      <w:bookmarkStart w:id="239" w:name="_Toc440445231"/>
      <w:r>
        <w:t>C</w:t>
      </w:r>
      <w:r w:rsidRPr="00A0011D">
        <w:t>onfidencialidade</w:t>
      </w:r>
      <w:bookmarkEnd w:id="239"/>
    </w:p>
    <w:p w14:paraId="78C2F9F7" w14:textId="77777777" w:rsidR="0024334E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“</w:t>
      </w:r>
      <w:r w:rsidRPr="00A0011D">
        <w:rPr>
          <w:rFonts w:ascii="Times New Roman" w:hAnsi="Times New Roman"/>
        </w:rPr>
        <w:t>A confidencialidade consiste em tornar a informação inteligível para outras pessoas além dos actores da transacção.</w:t>
      </w:r>
      <w:r>
        <w:rPr>
          <w:rFonts w:ascii="Times New Roman" w:hAnsi="Times New Roman"/>
        </w:rPr>
        <w:t>”</w:t>
      </w:r>
      <w:sdt>
        <w:sdtPr>
          <w:rPr>
            <w:rFonts w:ascii="Times New Roman" w:hAnsi="Times New Roman"/>
          </w:rPr>
          <w:id w:val="-1941361460"/>
          <w:citation/>
        </w:sdtPr>
        <w:sdtContent>
          <w:r>
            <w:rPr>
              <w:rFonts w:ascii="Times New Roman" w:hAnsi="Times New Roman"/>
            </w:rPr>
            <w:fldChar w:fldCharType="begin"/>
          </w:r>
          <w:r w:rsidRPr="002C237C">
            <w:rPr>
              <w:rFonts w:ascii="Times New Roman" w:hAnsi="Times New Roman"/>
            </w:rPr>
            <w:instrText xml:space="preserve"> CITATION Cre14 \l 1033 </w:instrText>
          </w:r>
          <w:r>
            <w:rPr>
              <w:rFonts w:ascii="Times New Roman" w:hAnsi="Times New Roman"/>
            </w:rPr>
            <w:fldChar w:fldCharType="separate"/>
          </w:r>
          <w:r w:rsidRPr="002C237C">
            <w:rPr>
              <w:rFonts w:ascii="Times New Roman" w:hAnsi="Times New Roman"/>
              <w:noProof/>
            </w:rPr>
            <w:t xml:space="preserve"> </w:t>
          </w:r>
          <w:r w:rsidRPr="00A92D9B">
            <w:rPr>
              <w:rFonts w:ascii="Times New Roman" w:hAnsi="Times New Roman"/>
              <w:noProof/>
            </w:rPr>
            <w:t>(Commons 2014)</w:t>
          </w:r>
          <w:r>
            <w:rPr>
              <w:rFonts w:ascii="Times New Roman" w:hAnsi="Times New Roman"/>
            </w:rPr>
            <w:fldChar w:fldCharType="end"/>
          </w:r>
        </w:sdtContent>
      </w:sdt>
    </w:p>
    <w:p w14:paraId="6AFC79AE" w14:textId="77777777" w:rsidR="0024334E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</w:p>
    <w:p w14:paraId="72D4F946" w14:textId="77777777" w:rsidR="0024334E" w:rsidRDefault="0024334E" w:rsidP="00142DBE">
      <w:pPr>
        <w:pStyle w:val="Heading3"/>
        <w:pPrChange w:id="240" w:author="rui guirrugo" w:date="2016-05-29T01:22:00Z">
          <w:pPr>
            <w:pStyle w:val="Heading3"/>
          </w:pPr>
        </w:pPrChange>
      </w:pPr>
      <w:bookmarkStart w:id="241" w:name="_Toc440445232"/>
      <w:r w:rsidRPr="001A08C0">
        <w:t>Disponibilidade</w:t>
      </w:r>
      <w:bookmarkEnd w:id="241"/>
    </w:p>
    <w:p w14:paraId="6F6BF660" w14:textId="77777777" w:rsidR="0024334E" w:rsidRPr="00A0011D" w:rsidRDefault="0024334E" w:rsidP="00912A27">
      <w:pPr>
        <w:pStyle w:val="BodyText"/>
        <w:spacing w:before="0"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“P</w:t>
      </w:r>
      <w:r w:rsidRPr="001A08C0">
        <w:rPr>
          <w:rFonts w:ascii="Times New Roman" w:hAnsi="Times New Roman"/>
        </w:rPr>
        <w:t>revenir que a informação seja retida de forma não autorizada</w:t>
      </w:r>
      <w:r>
        <w:rPr>
          <w:rFonts w:ascii="Times New Roman" w:hAnsi="Times New Roman"/>
        </w:rPr>
        <w:t>, e que possa ser acedida a qualquer momento”</w:t>
      </w:r>
      <w:sdt>
        <w:sdtPr>
          <w:rPr>
            <w:rFonts w:ascii="Times New Roman" w:hAnsi="Times New Roman"/>
          </w:rPr>
          <w:id w:val="-102269743"/>
          <w:citation/>
        </w:sdtPr>
        <w:sdtContent>
          <w:r>
            <w:rPr>
              <w:rFonts w:ascii="Times New Roman" w:hAnsi="Times New Roman"/>
            </w:rPr>
            <w:fldChar w:fldCharType="begin"/>
          </w:r>
          <w:r w:rsidRPr="008D4140">
            <w:rPr>
              <w:rFonts w:ascii="Times New Roman" w:hAnsi="Times New Roman"/>
            </w:rPr>
            <w:instrText xml:space="preserve"> CITATION Cre14 \l 1033 </w:instrText>
          </w:r>
          <w:r>
            <w:rPr>
              <w:rFonts w:ascii="Times New Roman" w:hAnsi="Times New Roman"/>
            </w:rPr>
            <w:fldChar w:fldCharType="separate"/>
          </w:r>
          <w:r w:rsidRPr="008D4140">
            <w:rPr>
              <w:rFonts w:ascii="Times New Roman" w:hAnsi="Times New Roman"/>
              <w:noProof/>
            </w:rPr>
            <w:t xml:space="preserve"> (Commons 2014)</w:t>
          </w:r>
          <w:r>
            <w:rPr>
              <w:rFonts w:ascii="Times New Roman" w:hAnsi="Times New Roman"/>
            </w:rPr>
            <w:fldChar w:fldCharType="end"/>
          </w:r>
        </w:sdtContent>
      </w:sdt>
    </w:p>
    <w:p w14:paraId="1BD7BC22" w14:textId="77777777" w:rsidR="00B31911" w:rsidRPr="0005259B" w:rsidRDefault="00B31911" w:rsidP="00912A27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3E59368C" w14:textId="77777777" w:rsidR="00B31911" w:rsidRDefault="00B31911" w:rsidP="00AF2243">
      <w:pPr>
        <w:pStyle w:val="Heading1"/>
        <w:pPrChange w:id="242" w:author="rui guirrugo" w:date="2016-05-29T21:22:00Z">
          <w:pPr>
            <w:pStyle w:val="Heading1"/>
          </w:pPr>
        </w:pPrChange>
      </w:pPr>
      <w:bookmarkStart w:id="243" w:name="_Toc440445233"/>
      <w:r w:rsidRPr="0005259B">
        <w:t>CApítulo 3</w:t>
      </w:r>
      <w:r w:rsidR="00E1122F" w:rsidRPr="0005259B">
        <w:t xml:space="preserve"> </w:t>
      </w:r>
      <w:r w:rsidR="005F12E3" w:rsidRPr="0005259B">
        <w:t xml:space="preserve">- </w:t>
      </w:r>
      <w:r w:rsidRPr="0005259B">
        <w:t>MARCO CONTEXTUAL DA INVESTIGAÇÃO</w:t>
      </w:r>
      <w:bookmarkEnd w:id="243"/>
    </w:p>
    <w:p w14:paraId="7F8E7CA9" w14:textId="77777777" w:rsidR="00B60D98" w:rsidRPr="00B60D98" w:rsidRDefault="00B60D98" w:rsidP="00B60D98">
      <w:pPr>
        <w:pStyle w:val="BodyText"/>
      </w:pPr>
    </w:p>
    <w:p w14:paraId="18515D80" w14:textId="77777777" w:rsidR="00F477E0" w:rsidRDefault="008752CE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Este capitulo tem como objectivo apresentar o contexto da actual investigação, onde em uma fase inicial </w:t>
      </w:r>
      <w:r w:rsidR="001627C1">
        <w:rPr>
          <w:rFonts w:ascii="Times New Roman" w:hAnsi="Times New Roman" w:cs="Times New Roman"/>
        </w:rPr>
        <w:t>será</w:t>
      </w:r>
      <w:r>
        <w:rPr>
          <w:rFonts w:ascii="Times New Roman" w:hAnsi="Times New Roman" w:cs="Times New Roman"/>
        </w:rPr>
        <w:t xml:space="preserve"> feita uma breve descrição do caso de estudo, informações ou aspectos gerais de forma a</w:t>
      </w:r>
      <w:r w:rsidR="004000EA">
        <w:rPr>
          <w:rFonts w:ascii="Times New Roman" w:hAnsi="Times New Roman" w:cs="Times New Roman"/>
        </w:rPr>
        <w:t xml:space="preserve"> melhor</w:t>
      </w:r>
      <w:r>
        <w:rPr>
          <w:rFonts w:ascii="Times New Roman" w:hAnsi="Times New Roman" w:cs="Times New Roman"/>
        </w:rPr>
        <w:t xml:space="preserve"> conhecer o Tribunal dos Menores da Cidade de Maputo.</w:t>
      </w:r>
    </w:p>
    <w:p w14:paraId="047CC5F4" w14:textId="77777777" w:rsidR="008752CE" w:rsidRDefault="008752CE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 seguida, também </w:t>
      </w:r>
      <w:r w:rsidR="001627C1">
        <w:rPr>
          <w:rFonts w:ascii="Times New Roman" w:hAnsi="Times New Roman" w:cs="Times New Roman"/>
        </w:rPr>
        <w:t>será</w:t>
      </w:r>
      <w:r>
        <w:rPr>
          <w:rFonts w:ascii="Times New Roman" w:hAnsi="Times New Roman" w:cs="Times New Roman"/>
        </w:rPr>
        <w:t xml:space="preserve"> feita um</w:t>
      </w:r>
      <w:r w:rsidR="004000EA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descrição em como </w:t>
      </w:r>
      <w:r w:rsidR="004000EA">
        <w:rPr>
          <w:rFonts w:ascii="Times New Roman" w:hAnsi="Times New Roman" w:cs="Times New Roman"/>
        </w:rPr>
        <w:t xml:space="preserve">é gerido </w:t>
      </w:r>
      <w:r>
        <w:rPr>
          <w:rFonts w:ascii="Times New Roman" w:hAnsi="Times New Roman" w:cs="Times New Roman"/>
        </w:rPr>
        <w:t>o actual ciclo de</w:t>
      </w:r>
      <w:r w:rsidR="004000EA">
        <w:rPr>
          <w:rFonts w:ascii="Times New Roman" w:hAnsi="Times New Roman" w:cs="Times New Roman"/>
        </w:rPr>
        <w:t xml:space="preserve"> vida do Processo Judicial.</w:t>
      </w:r>
    </w:p>
    <w:p w14:paraId="41C2DBEF" w14:textId="77777777" w:rsidR="00A03A72" w:rsidRPr="0005259B" w:rsidRDefault="00A03A72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6B7C45CD" w14:textId="77777777" w:rsidR="00665BB7" w:rsidRPr="0005259B" w:rsidRDefault="00AF642E" w:rsidP="00BB0DC9">
      <w:pPr>
        <w:pStyle w:val="Heading2"/>
      </w:pPr>
      <w:bookmarkStart w:id="244" w:name="_Toc440445234"/>
      <w:r>
        <w:t>Caracterização sócio - histórica, geográfica, política, … do objecto de investigação</w:t>
      </w:r>
      <w:bookmarkEnd w:id="244"/>
    </w:p>
    <w:p w14:paraId="198EAB7B" w14:textId="77777777" w:rsidR="00665BB7" w:rsidRPr="0005259B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15557A4" w14:textId="77777777" w:rsidR="00665BB7" w:rsidRDefault="000A3C7E" w:rsidP="00142DBE">
      <w:pPr>
        <w:pStyle w:val="Heading3"/>
        <w:pPrChange w:id="245" w:author="rui guirrugo" w:date="2016-05-29T01:22:00Z">
          <w:pPr>
            <w:pStyle w:val="Heading3"/>
          </w:pPr>
        </w:pPrChange>
      </w:pPr>
      <w:bookmarkStart w:id="246" w:name="_Toc440445235"/>
      <w:r>
        <w:t>Tribunal dos Menores da Cidade de Maputo</w:t>
      </w:r>
      <w:bookmarkEnd w:id="246"/>
    </w:p>
    <w:p w14:paraId="120FECC6" w14:textId="77777777" w:rsidR="000A3C7E" w:rsidRDefault="000A3C7E" w:rsidP="000A3C7E">
      <w:r w:rsidRPr="00A6092D">
        <w:rPr>
          <w:lang w:eastAsia="pt-BR"/>
        </w:rPr>
        <w:t xml:space="preserve">O Tribunal de Menores da Cidade de Maputo </w:t>
      </w:r>
      <w:r w:rsidRPr="00A6092D">
        <w:t>é, na verdade, criado em Moçambique somente em 1971 pelo Decreto 471/71, de 29 de Setembro (Estatuto de Assistência Jurisdicional de Menores), estando até a presente data funcionando apenas na Cidade de Maputo. Nas demais províncias do país,</w:t>
      </w:r>
      <w:r>
        <w:t xml:space="preserve"> encontram-se</w:t>
      </w:r>
      <w:r w:rsidRPr="00A6092D">
        <w:t xml:space="preserve"> apenas secções de menores funcionando nos tribunais comuns.</w:t>
      </w:r>
    </w:p>
    <w:p w14:paraId="07FB1245" w14:textId="77777777" w:rsidR="00912A27" w:rsidRDefault="00912A27" w:rsidP="000A3C7E"/>
    <w:p w14:paraId="45F8863B" w14:textId="77777777" w:rsidR="000A3C7E" w:rsidRDefault="001627C1" w:rsidP="00142DBE">
      <w:pPr>
        <w:pStyle w:val="Heading3"/>
        <w:pPrChange w:id="247" w:author="rui guirrugo" w:date="2016-05-29T01:22:00Z">
          <w:pPr>
            <w:pStyle w:val="Heading3"/>
          </w:pPr>
        </w:pPrChange>
      </w:pPr>
      <w:bookmarkStart w:id="248" w:name="_Toc440445236"/>
      <w:r>
        <w:t>Missão</w:t>
      </w:r>
      <w:r w:rsidR="000A3C7E">
        <w:t xml:space="preserve"> do Tribunal dos menos</w:t>
      </w:r>
      <w:bookmarkEnd w:id="248"/>
    </w:p>
    <w:p w14:paraId="6A4262DE" w14:textId="77777777" w:rsidR="00912A27" w:rsidRDefault="00912A27" w:rsidP="00912A27">
      <w:pPr>
        <w:spacing w:after="0"/>
        <w:rPr>
          <w:lang w:eastAsia="pt-BR"/>
        </w:rPr>
      </w:pPr>
      <w:r>
        <w:rPr>
          <w:lang w:eastAsia="pt-BR"/>
        </w:rPr>
        <w:t>O Tribunal dos Menores da Cidade de Maputo tem</w:t>
      </w:r>
      <w:r w:rsidRPr="00076D17">
        <w:rPr>
          <w:lang w:eastAsia="pt-BR"/>
        </w:rPr>
        <w:t xml:space="preserve"> como missão proteger os interesses superiores dos menores. Obrigando aos progenitores, dentre outras</w:t>
      </w:r>
      <w:r>
        <w:rPr>
          <w:lang w:eastAsia="pt-BR"/>
        </w:rPr>
        <w:t xml:space="preserve"> </w:t>
      </w:r>
      <w:r w:rsidRPr="0094297A">
        <w:rPr>
          <w:lang w:eastAsia="pt-BR"/>
        </w:rPr>
        <w:t>obrigações, as</w:t>
      </w:r>
      <w:r w:rsidRPr="00AB7D75">
        <w:rPr>
          <w:color w:val="FF0000"/>
          <w:lang w:eastAsia="pt-BR"/>
        </w:rPr>
        <w:t xml:space="preserve"> </w:t>
      </w:r>
      <w:r w:rsidRPr="00076D17">
        <w:rPr>
          <w:lang w:eastAsia="pt-BR"/>
        </w:rPr>
        <w:t xml:space="preserve">de proverem </w:t>
      </w:r>
      <w:r>
        <w:rPr>
          <w:lang w:eastAsia="pt-BR"/>
        </w:rPr>
        <w:t xml:space="preserve">o </w:t>
      </w:r>
      <w:r w:rsidRPr="00076D17">
        <w:rPr>
          <w:lang w:eastAsia="pt-BR"/>
        </w:rPr>
        <w:t>sustento, habitação, educação, assistência médica e medicamentosa</w:t>
      </w:r>
      <w:r>
        <w:rPr>
          <w:lang w:eastAsia="pt-BR"/>
        </w:rPr>
        <w:t>,</w:t>
      </w:r>
      <w:r w:rsidRPr="00076D17">
        <w:rPr>
          <w:lang w:eastAsia="pt-BR"/>
        </w:rPr>
        <w:t xml:space="preserve"> entre outros deveres/direitos típicos do poder parental, que corroboram para o desenvolvimento das crianças, conforme estabelece a Lei 8/2008 de 15 de Julho.  </w:t>
      </w:r>
    </w:p>
    <w:p w14:paraId="0FD7CBE6" w14:textId="77777777" w:rsidR="00912A27" w:rsidRPr="00076D17" w:rsidRDefault="00912A27" w:rsidP="00912A27">
      <w:pPr>
        <w:spacing w:after="0"/>
        <w:rPr>
          <w:lang w:eastAsia="pt-BR"/>
        </w:rPr>
      </w:pPr>
    </w:p>
    <w:p w14:paraId="64B5E396" w14:textId="77777777" w:rsidR="000A3C7E" w:rsidRPr="00912A27" w:rsidRDefault="00912A27" w:rsidP="00142DBE">
      <w:pPr>
        <w:pStyle w:val="Heading3"/>
        <w:pPrChange w:id="249" w:author="rui guirrugo" w:date="2016-05-29T01:22:00Z">
          <w:pPr>
            <w:pStyle w:val="Heading3"/>
          </w:pPr>
        </w:pPrChange>
      </w:pPr>
      <w:bookmarkStart w:id="250" w:name="_Toc440445237"/>
      <w:r>
        <w:t>Estrutura Orgânica do Tribunal dos Menores</w:t>
      </w:r>
      <w:bookmarkEnd w:id="250"/>
    </w:p>
    <w:p w14:paraId="30E8D1B4" w14:textId="77777777" w:rsidR="00B91703" w:rsidRPr="00076D17" w:rsidRDefault="00B91703" w:rsidP="00B91703">
      <w:pPr>
        <w:spacing w:after="0"/>
        <w:rPr>
          <w:lang w:eastAsia="pt-BR"/>
        </w:rPr>
      </w:pPr>
      <w:r w:rsidRPr="00076D17">
        <w:rPr>
          <w:lang w:eastAsia="pt-BR"/>
        </w:rPr>
        <w:t>Para fazer face à sua missão</w:t>
      </w:r>
      <w:r>
        <w:rPr>
          <w:lang w:eastAsia="pt-BR"/>
        </w:rPr>
        <w:t>,</w:t>
      </w:r>
      <w:r w:rsidRPr="00076D17">
        <w:rPr>
          <w:lang w:eastAsia="pt-BR"/>
        </w:rPr>
        <w:t xml:space="preserve"> a organização está dividida em secç</w:t>
      </w:r>
      <w:r>
        <w:rPr>
          <w:lang w:eastAsia="pt-BR"/>
        </w:rPr>
        <w:t xml:space="preserve">ões ou cartórios, em número de </w:t>
      </w:r>
      <w:r w:rsidRPr="0094297A">
        <w:rPr>
          <w:lang w:eastAsia="pt-BR"/>
        </w:rPr>
        <w:t>três</w:t>
      </w:r>
      <w:r w:rsidRPr="00076D17">
        <w:rPr>
          <w:lang w:eastAsia="pt-BR"/>
        </w:rPr>
        <w:t>, 3 magistrados judiciais para cada cartório, 3 magistrados do ministério público (Cu</w:t>
      </w:r>
      <w:r>
        <w:rPr>
          <w:lang w:eastAsia="pt-BR"/>
        </w:rPr>
        <w:t>radores de Menores), uma secretá</w:t>
      </w:r>
      <w:r w:rsidRPr="00076D17">
        <w:rPr>
          <w:lang w:eastAsia="pt-BR"/>
        </w:rPr>
        <w:t xml:space="preserve">ria-geral e uma administração judicial, segundo o organograma demonstrado na </w:t>
      </w:r>
      <w:r w:rsidRPr="00B91703">
        <w:rPr>
          <w:color w:val="FF0000"/>
          <w:lang w:eastAsia="pt-BR"/>
        </w:rPr>
        <w:t>figura 1.</w:t>
      </w:r>
    </w:p>
    <w:p w14:paraId="6EC1A28E" w14:textId="77777777" w:rsidR="000A3C7E" w:rsidRDefault="000A3C7E" w:rsidP="000A3C7E">
      <w:pPr>
        <w:pStyle w:val="BodyText"/>
      </w:pPr>
    </w:p>
    <w:p w14:paraId="15861C52" w14:textId="77777777" w:rsidR="00B91703" w:rsidRPr="00B91703" w:rsidRDefault="00B91703" w:rsidP="000A3C7E">
      <w:pPr>
        <w:pStyle w:val="BodyText"/>
      </w:pPr>
    </w:p>
    <w:p w14:paraId="54F93DA5" w14:textId="77777777" w:rsidR="00B91703" w:rsidRPr="00076D17" w:rsidRDefault="00CA5553" w:rsidP="00B91703">
      <w:pPr>
        <w:spacing w:after="0"/>
        <w:ind w:firstLine="706"/>
        <w:rPr>
          <w:lang w:eastAsia="pt-BR"/>
        </w:rPr>
      </w:pPr>
      <w:r w:rsidRPr="00B91703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0138526" wp14:editId="27E7C7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62750" cy="3790950"/>
            <wp:effectExtent l="0" t="0" r="57150" b="0"/>
            <wp:wrapTight wrapText="bothSides">
              <wp:wrapPolygon edited="0">
                <wp:start x="9614" y="2714"/>
                <wp:lineTo x="9553" y="4667"/>
                <wp:lineTo x="0" y="5861"/>
                <wp:lineTo x="0" y="12157"/>
                <wp:lineTo x="2312" y="13351"/>
                <wp:lineTo x="2373" y="15087"/>
                <wp:lineTo x="0" y="15847"/>
                <wp:lineTo x="0" y="18344"/>
                <wp:lineTo x="122" y="18886"/>
                <wp:lineTo x="21722" y="18886"/>
                <wp:lineTo x="21722" y="16281"/>
                <wp:lineTo x="21296" y="15956"/>
                <wp:lineTo x="19288" y="15087"/>
                <wp:lineTo x="19288" y="13351"/>
                <wp:lineTo x="20018" y="13351"/>
                <wp:lineTo x="21722" y="12157"/>
                <wp:lineTo x="21722" y="8141"/>
                <wp:lineTo x="21600" y="6078"/>
                <wp:lineTo x="20140" y="5753"/>
                <wp:lineTo x="12047" y="4667"/>
                <wp:lineTo x="11986" y="3365"/>
                <wp:lineTo x="11743" y="2714"/>
                <wp:lineTo x="9614" y="2714"/>
              </wp:wrapPolygon>
            </wp:wrapTight>
            <wp:docPr id="7" name="Diagrama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anchor>
        </w:drawing>
      </w:r>
    </w:p>
    <w:p w14:paraId="78BEC432" w14:textId="77777777" w:rsidR="00665BB7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979A986" w14:textId="77777777" w:rsidR="00CA5553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B696128" w14:textId="77777777" w:rsidR="00CA5553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4C10F73" w14:textId="77777777" w:rsidR="00CA5553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D7A9967" w14:textId="77777777" w:rsidR="00CA5553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35BCA2D" w14:textId="77777777" w:rsidR="00CA5553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367FE50" w14:textId="77777777" w:rsidR="00CA5553" w:rsidRPr="00076D17" w:rsidRDefault="00CA5553" w:rsidP="00CA5553">
      <w:pPr>
        <w:spacing w:after="0"/>
        <w:ind w:firstLine="706"/>
        <w:rPr>
          <w:lang w:eastAsia="pt-BR"/>
        </w:rPr>
      </w:pPr>
      <w:r w:rsidRPr="00B91703">
        <w:rPr>
          <w:b/>
          <w:color w:val="FF0000"/>
          <w:lang w:eastAsia="pt-BR"/>
        </w:rPr>
        <w:t xml:space="preserve">Figura 1: </w:t>
      </w:r>
      <w:r w:rsidRPr="00076D17">
        <w:rPr>
          <w:lang w:eastAsia="pt-BR"/>
        </w:rPr>
        <w:t>Organograma do Tribunal de Menores da Cidade de Maputo</w:t>
      </w:r>
    </w:p>
    <w:p w14:paraId="4793EDFF" w14:textId="7AC072D0" w:rsidR="00CA5553" w:rsidRDefault="00CA5553" w:rsidP="00CA5553">
      <w:pPr>
        <w:pStyle w:val="Title"/>
        <w:spacing w:before="0" w:after="0"/>
        <w:ind w:firstLine="706"/>
        <w:jc w:val="both"/>
        <w:rPr>
          <w:rFonts w:cs="Times New Roman"/>
          <w:b w:val="0"/>
          <w:sz w:val="24"/>
          <w:szCs w:val="24"/>
        </w:rPr>
      </w:pPr>
      <w:r w:rsidRPr="00076D17">
        <w:rPr>
          <w:rFonts w:cs="Times New Roman"/>
          <w:sz w:val="24"/>
          <w:szCs w:val="24"/>
          <w:lang w:eastAsia="pt-BR"/>
        </w:rPr>
        <w:t>Fonte</w:t>
      </w:r>
      <w:r w:rsidRPr="00076D17">
        <w:rPr>
          <w:b w:val="0"/>
          <w:sz w:val="24"/>
          <w:lang w:eastAsia="pt-BR"/>
        </w:rPr>
        <w:t>:</w:t>
      </w:r>
      <w:r w:rsidRPr="00076D17">
        <w:rPr>
          <w:sz w:val="24"/>
          <w:lang w:eastAsia="pt-BR"/>
        </w:rPr>
        <w:t xml:space="preserve"> </w:t>
      </w:r>
      <w:del w:id="251" w:author="rui guirrugo" w:date="2016-05-29T19:45:00Z">
        <w:r w:rsidRPr="00B91703" w:rsidDel="008365AB">
          <w:rPr>
            <w:sz w:val="24"/>
            <w:lang w:eastAsia="pt-BR"/>
          </w:rPr>
          <w:delText>elaborado</w:delText>
        </w:r>
        <w:r w:rsidRPr="00B91703" w:rsidDel="008365AB">
          <w:rPr>
            <w:rFonts w:cs="Times New Roman"/>
            <w:sz w:val="24"/>
            <w:szCs w:val="24"/>
            <w:lang w:eastAsia="pt-BR"/>
          </w:rPr>
          <w:delText xml:space="preserve"> pelo </w:delText>
        </w:r>
        <w:r w:rsidR="00210618" w:rsidDel="008365AB">
          <w:rPr>
            <w:sz w:val="24"/>
            <w:lang w:eastAsia="pt-BR"/>
          </w:rPr>
          <w:delText>descende</w:delText>
        </w:r>
        <w:r w:rsidRPr="00076D17" w:rsidDel="008365AB">
          <w:rPr>
            <w:rFonts w:cs="Times New Roman"/>
            <w:sz w:val="24"/>
            <w:szCs w:val="24"/>
            <w:lang w:eastAsia="pt-BR"/>
          </w:rPr>
          <w:delText>.</w:delText>
        </w:r>
        <w:r w:rsidDel="008365AB">
          <w:rPr>
            <w:rFonts w:cs="Times New Roman"/>
            <w:sz w:val="24"/>
            <w:szCs w:val="24"/>
            <w:lang w:eastAsia="pt-BR"/>
          </w:rPr>
          <w:delText xml:space="preserve"> </w:delText>
        </w:r>
        <w:r w:rsidDel="008365AB">
          <w:rPr>
            <w:sz w:val="24"/>
            <w:lang w:eastAsia="pt-BR"/>
          </w:rPr>
          <w:delText>Rui Guirrugo</w:delText>
        </w:r>
      </w:del>
      <w:ins w:id="252" w:author="rui guirrugo" w:date="2016-05-29T19:45:00Z">
        <w:r w:rsidR="008365AB">
          <w:rPr>
            <w:sz w:val="24"/>
            <w:lang w:eastAsia="pt-BR"/>
          </w:rPr>
          <w:t>Autor</w:t>
        </w:r>
      </w:ins>
    </w:p>
    <w:p w14:paraId="111E2C8D" w14:textId="77777777" w:rsidR="00CA5553" w:rsidRDefault="00CA555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D9FD9B0" w14:textId="1DBA16C3" w:rsidR="00DB57F3" w:rsidRDefault="00DB57F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 w:rsidRPr="00DB57F3">
        <w:rPr>
          <w:rFonts w:cs="Times New Roman"/>
          <w:b w:val="0"/>
          <w:sz w:val="24"/>
          <w:szCs w:val="24"/>
        </w:rPr>
        <w:t>Para além dos juízes que superintendem os cartórios, há os escrivães de direito que respondem directamente aos anteriores</w:t>
      </w:r>
      <w:r w:rsidR="001627C1">
        <w:rPr>
          <w:rFonts w:cs="Times New Roman"/>
          <w:b w:val="0"/>
          <w:sz w:val="24"/>
          <w:szCs w:val="24"/>
        </w:rPr>
        <w:t xml:space="preserve"> e por volta estes </w:t>
      </w:r>
      <w:r w:rsidR="004131B5" w:rsidRPr="00DB57F3">
        <w:rPr>
          <w:rFonts w:cs="Times New Roman"/>
          <w:b w:val="0"/>
          <w:sz w:val="24"/>
          <w:szCs w:val="24"/>
        </w:rPr>
        <w:t>superintendem</w:t>
      </w:r>
      <w:r w:rsidR="001627C1">
        <w:rPr>
          <w:rFonts w:cs="Times New Roman"/>
          <w:b w:val="0"/>
          <w:sz w:val="24"/>
          <w:szCs w:val="24"/>
        </w:rPr>
        <w:t xml:space="preserve"> 3 ajudantes </w:t>
      </w:r>
      <w:del w:id="253" w:author="rui guirrugo" w:date="2016-05-29T19:44:00Z">
        <w:r w:rsidR="001627C1" w:rsidDel="008365AB">
          <w:rPr>
            <w:rFonts w:cs="Times New Roman"/>
            <w:b w:val="0"/>
            <w:sz w:val="24"/>
            <w:szCs w:val="24"/>
          </w:rPr>
          <w:delText>respectivamente</w:delText>
        </w:r>
      </w:del>
      <w:ins w:id="254" w:author="rui guirrugo" w:date="2016-05-29T19:44:00Z">
        <w:r w:rsidR="008365AB">
          <w:rPr>
            <w:rFonts w:cs="Times New Roman"/>
            <w:b w:val="0"/>
            <w:sz w:val="24"/>
            <w:szCs w:val="24"/>
          </w:rPr>
          <w:t>respetivamente</w:t>
        </w:r>
      </w:ins>
      <w:r w:rsidRPr="00DB57F3">
        <w:rPr>
          <w:rFonts w:cs="Times New Roman"/>
          <w:b w:val="0"/>
          <w:sz w:val="24"/>
          <w:szCs w:val="24"/>
        </w:rPr>
        <w:t>.</w:t>
      </w:r>
    </w:p>
    <w:p w14:paraId="086F252F" w14:textId="5B269A8F" w:rsidR="008365AB" w:rsidRDefault="008365AB">
      <w:pPr>
        <w:spacing w:before="0" w:after="0" w:line="240" w:lineRule="auto"/>
        <w:jc w:val="left"/>
        <w:rPr>
          <w:ins w:id="255" w:author="rui guirrugo" w:date="2016-05-29T19:44:00Z"/>
          <w:bCs/>
          <w:kern w:val="28"/>
        </w:rPr>
      </w:pPr>
      <w:ins w:id="256" w:author="rui guirrugo" w:date="2016-05-29T19:44:00Z">
        <w:r>
          <w:rPr>
            <w:b/>
          </w:rPr>
          <w:br w:type="page"/>
        </w:r>
      </w:ins>
    </w:p>
    <w:p w14:paraId="73043CEF" w14:textId="77777777" w:rsidR="00DB57F3" w:rsidRPr="0005259B" w:rsidRDefault="00DB57F3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AF2334C" w14:textId="77777777" w:rsidR="00AF642E" w:rsidRDefault="00AF642E" w:rsidP="00BB0DC9">
      <w:pPr>
        <w:pStyle w:val="Heading2"/>
      </w:pPr>
      <w:r w:rsidRPr="0005259B">
        <w:t xml:space="preserve"> </w:t>
      </w:r>
      <w:bookmarkStart w:id="257" w:name="_Toc440445238"/>
      <w:r w:rsidRPr="00A03A72">
        <w:t>Estado</w:t>
      </w:r>
      <w:r w:rsidRPr="0005259B">
        <w:t xml:space="preserve"> actual do objecto da investigação (descrição</w:t>
      </w:r>
      <w:r>
        <w:t xml:space="preserve"> e evidencias empíricas</w:t>
      </w:r>
      <w:r w:rsidRPr="0005259B">
        <w:t xml:space="preserve"> do contexto de investigação)</w:t>
      </w:r>
      <w:bookmarkEnd w:id="257"/>
    </w:p>
    <w:p w14:paraId="28A6BF6E" w14:textId="77777777" w:rsidR="0009742F" w:rsidRPr="0009742F" w:rsidRDefault="0009742F" w:rsidP="0009742F">
      <w:pPr>
        <w:pStyle w:val="BodyText"/>
      </w:pPr>
    </w:p>
    <w:p w14:paraId="200AAA1E" w14:textId="77777777" w:rsidR="0009742F" w:rsidRDefault="00C96FEB" w:rsidP="00142DBE">
      <w:pPr>
        <w:pStyle w:val="Heading3"/>
        <w:pPrChange w:id="258" w:author="rui guirrugo" w:date="2016-05-29T01:22:00Z">
          <w:pPr>
            <w:pStyle w:val="Heading3"/>
          </w:pPr>
        </w:pPrChange>
      </w:pPr>
      <w:bookmarkStart w:id="259" w:name="_Toc440445239"/>
      <w:r>
        <w:t>Ciclo de Vida do processo judicial</w:t>
      </w:r>
      <w:bookmarkEnd w:id="259"/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3021"/>
        <w:gridCol w:w="3021"/>
        <w:gridCol w:w="3021"/>
      </w:tblGrid>
      <w:tr w:rsidR="001D136D" w14:paraId="3E6AC4BD" w14:textId="77777777" w:rsidTr="001D136D">
        <w:tc>
          <w:tcPr>
            <w:tcW w:w="3021" w:type="dxa"/>
          </w:tcPr>
          <w:p w14:paraId="542CFB7E" w14:textId="77777777" w:rsidR="001D136D" w:rsidRPr="001D136D" w:rsidRDefault="001D136D" w:rsidP="001D136D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Fase </w:t>
            </w:r>
          </w:p>
        </w:tc>
        <w:tc>
          <w:tcPr>
            <w:tcW w:w="3021" w:type="dxa"/>
          </w:tcPr>
          <w:p w14:paraId="5CB8EC42" w14:textId="77777777" w:rsidR="001D136D" w:rsidRPr="001D136D" w:rsidRDefault="00905010" w:rsidP="001D136D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Descrição</w:t>
            </w:r>
            <w:r w:rsidR="001D136D">
              <w:rPr>
                <w:rFonts w:ascii="Times New Roman" w:hAnsi="Times New Roman" w:cs="Times New Roman"/>
                <w:b/>
                <w:lang w:eastAsia="pt-BR"/>
              </w:rPr>
              <w:t xml:space="preserve"> </w:t>
            </w:r>
          </w:p>
        </w:tc>
        <w:tc>
          <w:tcPr>
            <w:tcW w:w="3021" w:type="dxa"/>
          </w:tcPr>
          <w:p w14:paraId="3D4C97DD" w14:textId="77777777" w:rsidR="001D136D" w:rsidRPr="001D136D" w:rsidRDefault="001D136D" w:rsidP="001D136D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Actores</w:t>
            </w:r>
          </w:p>
        </w:tc>
      </w:tr>
      <w:tr w:rsidR="001D136D" w14:paraId="6C5ABB97" w14:textId="77777777" w:rsidTr="001D136D">
        <w:tc>
          <w:tcPr>
            <w:tcW w:w="3021" w:type="dxa"/>
          </w:tcPr>
          <w:p w14:paraId="210A5D21" w14:textId="77777777" w:rsidR="001D136D" w:rsidRP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1</w:t>
            </w:r>
          </w:p>
        </w:tc>
        <w:tc>
          <w:tcPr>
            <w:tcW w:w="3021" w:type="dxa"/>
          </w:tcPr>
          <w:p w14:paraId="25A385FE" w14:textId="77777777" w:rsidR="001D136D" w:rsidRP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Receber </w:t>
            </w:r>
            <w:r w:rsidR="00905010">
              <w:rPr>
                <w:rFonts w:ascii="Times New Roman" w:hAnsi="Times New Roman" w:cs="Times New Roman"/>
                <w:lang w:eastAsia="pt-BR"/>
              </w:rPr>
              <w:t>Petição</w:t>
            </w:r>
            <w:r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</w:tc>
        <w:tc>
          <w:tcPr>
            <w:tcW w:w="3021" w:type="dxa"/>
          </w:tcPr>
          <w:p w14:paraId="0D58344C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Secretaria Geral</w:t>
            </w:r>
          </w:p>
          <w:p w14:paraId="0BDB04FB" w14:textId="77777777" w:rsidR="001D136D" w:rsidRP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Requerente</w:t>
            </w:r>
          </w:p>
        </w:tc>
      </w:tr>
      <w:tr w:rsidR="001D136D" w14:paraId="3564E1A2" w14:textId="77777777" w:rsidTr="001D136D">
        <w:tc>
          <w:tcPr>
            <w:tcW w:w="3021" w:type="dxa"/>
          </w:tcPr>
          <w:p w14:paraId="6FDB88B6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2</w:t>
            </w:r>
          </w:p>
        </w:tc>
        <w:tc>
          <w:tcPr>
            <w:tcW w:w="3021" w:type="dxa"/>
          </w:tcPr>
          <w:p w14:paraId="5418ADDE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Registro da </w:t>
            </w:r>
            <w:r w:rsidR="00905010">
              <w:rPr>
                <w:rFonts w:ascii="Times New Roman" w:hAnsi="Times New Roman" w:cs="Times New Roman"/>
                <w:lang w:eastAsia="pt-BR"/>
              </w:rPr>
              <w:t>Petição</w:t>
            </w:r>
            <w:r>
              <w:rPr>
                <w:rFonts w:ascii="Times New Roman" w:hAnsi="Times New Roman" w:cs="Times New Roman"/>
                <w:lang w:eastAsia="pt-BR"/>
              </w:rPr>
              <w:t xml:space="preserve"> no Livro de Registos</w:t>
            </w:r>
          </w:p>
        </w:tc>
        <w:tc>
          <w:tcPr>
            <w:tcW w:w="3021" w:type="dxa"/>
          </w:tcPr>
          <w:p w14:paraId="51D31250" w14:textId="77777777" w:rsidR="001D136D" w:rsidRDefault="0090501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Escrivão</w:t>
            </w:r>
            <w:r w:rsidR="001D136D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  <w:p w14:paraId="22EB3BE1" w14:textId="6DA627E3" w:rsidR="001D136D" w:rsidRDefault="001D136D" w:rsidP="00560276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Ajudante </w:t>
            </w:r>
            <w:r w:rsidR="00905010"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</w:tr>
      <w:tr w:rsidR="001D136D" w14:paraId="23E83DAA" w14:textId="77777777" w:rsidTr="001D136D">
        <w:tc>
          <w:tcPr>
            <w:tcW w:w="3021" w:type="dxa"/>
          </w:tcPr>
          <w:p w14:paraId="7A30D4D9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3</w:t>
            </w:r>
          </w:p>
        </w:tc>
        <w:tc>
          <w:tcPr>
            <w:tcW w:w="3021" w:type="dxa"/>
          </w:tcPr>
          <w:p w14:paraId="3E62703C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Autuação do Processo e registro no livro de porta </w:t>
            </w:r>
          </w:p>
        </w:tc>
        <w:tc>
          <w:tcPr>
            <w:tcW w:w="3021" w:type="dxa"/>
          </w:tcPr>
          <w:p w14:paraId="61787ABF" w14:textId="77777777" w:rsidR="001D136D" w:rsidRDefault="0090501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Escrivão</w:t>
            </w:r>
          </w:p>
          <w:p w14:paraId="6609E021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Ajudante </w:t>
            </w:r>
            <w:r w:rsidR="00905010">
              <w:rPr>
                <w:rFonts w:ascii="Times New Roman" w:hAnsi="Times New Roman" w:cs="Times New Roman"/>
                <w:lang w:eastAsia="pt-BR"/>
              </w:rPr>
              <w:t>Escrivão</w:t>
            </w:r>
            <w:r>
              <w:rPr>
                <w:rFonts w:ascii="Times New Roman" w:hAnsi="Times New Roman" w:cs="Times New Roman"/>
                <w:lang w:eastAsia="pt-BR"/>
              </w:rPr>
              <w:t xml:space="preserve">  </w:t>
            </w:r>
          </w:p>
        </w:tc>
      </w:tr>
      <w:tr w:rsidR="001D136D" w14:paraId="1814F57F" w14:textId="77777777" w:rsidTr="001D136D">
        <w:tc>
          <w:tcPr>
            <w:tcW w:w="3021" w:type="dxa"/>
          </w:tcPr>
          <w:p w14:paraId="1F9256E9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4</w:t>
            </w:r>
          </w:p>
        </w:tc>
        <w:tc>
          <w:tcPr>
            <w:tcW w:w="3021" w:type="dxa"/>
          </w:tcPr>
          <w:p w14:paraId="4C1CEC4E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Abertura de </w:t>
            </w:r>
            <w:r w:rsidR="00905010">
              <w:rPr>
                <w:rFonts w:ascii="Times New Roman" w:hAnsi="Times New Roman" w:cs="Times New Roman"/>
                <w:lang w:eastAsia="pt-BR"/>
              </w:rPr>
              <w:t>Conclusão</w:t>
            </w:r>
            <w:r>
              <w:rPr>
                <w:rFonts w:ascii="Times New Roman" w:hAnsi="Times New Roman" w:cs="Times New Roman"/>
                <w:lang w:eastAsia="pt-BR"/>
              </w:rPr>
              <w:t xml:space="preserve"> e registro no Livro de conclusão </w:t>
            </w:r>
          </w:p>
        </w:tc>
        <w:tc>
          <w:tcPr>
            <w:tcW w:w="3021" w:type="dxa"/>
          </w:tcPr>
          <w:p w14:paraId="0CA24701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Juiz </w:t>
            </w:r>
          </w:p>
          <w:p w14:paraId="488A9C99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Ajudante </w:t>
            </w:r>
            <w:r w:rsidR="00905010">
              <w:rPr>
                <w:rFonts w:ascii="Times New Roman" w:hAnsi="Times New Roman" w:cs="Times New Roman"/>
                <w:lang w:eastAsia="pt-BR"/>
              </w:rPr>
              <w:t>Escrivão</w:t>
            </w:r>
            <w:r w:rsidR="002F31E9">
              <w:rPr>
                <w:rFonts w:ascii="Times New Roman" w:hAnsi="Times New Roman" w:cs="Times New Roman"/>
                <w:lang w:eastAsia="pt-BR"/>
              </w:rPr>
              <w:t>/</w:t>
            </w:r>
          </w:p>
          <w:p w14:paraId="08A66C02" w14:textId="77777777" w:rsidR="002F31E9" w:rsidRDefault="0090501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Escriturário</w:t>
            </w:r>
            <w:r w:rsidR="002F31E9">
              <w:rPr>
                <w:rFonts w:ascii="Times New Roman" w:hAnsi="Times New Roman" w:cs="Times New Roman"/>
                <w:lang w:eastAsia="pt-BR"/>
              </w:rPr>
              <w:t>/</w:t>
            </w:r>
          </w:p>
          <w:p w14:paraId="738A34B5" w14:textId="77777777" w:rsidR="002F31E9" w:rsidRDefault="0090501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</w:tr>
      <w:tr w:rsidR="001D136D" w14:paraId="51F49C66" w14:textId="77777777" w:rsidTr="001D136D">
        <w:tc>
          <w:tcPr>
            <w:tcW w:w="3021" w:type="dxa"/>
          </w:tcPr>
          <w:p w14:paraId="771AD8C8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5</w:t>
            </w:r>
          </w:p>
        </w:tc>
        <w:tc>
          <w:tcPr>
            <w:tcW w:w="3021" w:type="dxa"/>
          </w:tcPr>
          <w:p w14:paraId="5BFB7414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Despacho do processo </w:t>
            </w:r>
          </w:p>
        </w:tc>
        <w:tc>
          <w:tcPr>
            <w:tcW w:w="3021" w:type="dxa"/>
          </w:tcPr>
          <w:p w14:paraId="58A1142E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Juiz</w:t>
            </w:r>
          </w:p>
          <w:p w14:paraId="36901EA6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</w:p>
        </w:tc>
      </w:tr>
      <w:tr w:rsidR="001D136D" w14:paraId="7CA211AD" w14:textId="77777777" w:rsidTr="001D136D">
        <w:tc>
          <w:tcPr>
            <w:tcW w:w="3021" w:type="dxa"/>
          </w:tcPr>
          <w:p w14:paraId="3020C395" w14:textId="77777777" w:rsidR="001D136D" w:rsidRDefault="001D136D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6</w:t>
            </w:r>
          </w:p>
        </w:tc>
        <w:tc>
          <w:tcPr>
            <w:tcW w:w="3021" w:type="dxa"/>
          </w:tcPr>
          <w:p w14:paraId="73FBEC63" w14:textId="77777777" w:rsidR="001D136D" w:rsidRDefault="00905010" w:rsidP="002F31E9">
            <w:pPr>
              <w:pStyle w:val="BodyText"/>
              <w:jc w:val="lef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Actualização</w:t>
            </w:r>
            <w:r w:rsidR="002F31E9">
              <w:rPr>
                <w:rFonts w:ascii="Times New Roman" w:hAnsi="Times New Roman" w:cs="Times New Roman"/>
                <w:lang w:eastAsia="pt-BR"/>
              </w:rPr>
              <w:t xml:space="preserve"> no Livro de Porta/transcrição do Despacho (Dar Baixa)</w:t>
            </w:r>
          </w:p>
        </w:tc>
        <w:tc>
          <w:tcPr>
            <w:tcW w:w="3021" w:type="dxa"/>
          </w:tcPr>
          <w:p w14:paraId="22A89A30" w14:textId="77777777" w:rsidR="001D136D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Ajudante </w:t>
            </w:r>
            <w:r w:rsidR="00905010">
              <w:rPr>
                <w:rFonts w:ascii="Times New Roman" w:hAnsi="Times New Roman" w:cs="Times New Roman"/>
                <w:lang w:eastAsia="pt-BR"/>
              </w:rPr>
              <w:t>Escrivão</w:t>
            </w:r>
            <w:r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  <w:p w14:paraId="392FDF9B" w14:textId="77777777" w:rsidR="002F31E9" w:rsidRDefault="0090501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</w:tr>
      <w:tr w:rsidR="002F31E9" w14:paraId="76ABD0FA" w14:textId="77777777" w:rsidTr="001D136D">
        <w:tc>
          <w:tcPr>
            <w:tcW w:w="3021" w:type="dxa"/>
          </w:tcPr>
          <w:p w14:paraId="708D07EA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7.1 Caso haja promoção</w:t>
            </w:r>
          </w:p>
        </w:tc>
        <w:tc>
          <w:tcPr>
            <w:tcW w:w="3021" w:type="dxa"/>
          </w:tcPr>
          <w:p w14:paraId="6D7595C4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Registro no livro de Vista </w:t>
            </w:r>
          </w:p>
        </w:tc>
        <w:tc>
          <w:tcPr>
            <w:tcW w:w="3021" w:type="dxa"/>
          </w:tcPr>
          <w:p w14:paraId="52FF607C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Curador Menor</w:t>
            </w:r>
          </w:p>
          <w:p w14:paraId="2A255E9F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Ajudante escrivão</w:t>
            </w:r>
          </w:p>
        </w:tc>
      </w:tr>
      <w:tr w:rsidR="002F31E9" w14:paraId="38546440" w14:textId="77777777" w:rsidTr="001D136D">
        <w:tc>
          <w:tcPr>
            <w:tcW w:w="3021" w:type="dxa"/>
          </w:tcPr>
          <w:p w14:paraId="387CF125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7.2 Caso Notifique-se</w:t>
            </w:r>
          </w:p>
        </w:tc>
        <w:tc>
          <w:tcPr>
            <w:tcW w:w="3021" w:type="dxa"/>
          </w:tcPr>
          <w:p w14:paraId="2C3BE8B1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Registro no Livro de Mandado</w:t>
            </w:r>
          </w:p>
        </w:tc>
        <w:tc>
          <w:tcPr>
            <w:tcW w:w="3021" w:type="dxa"/>
          </w:tcPr>
          <w:p w14:paraId="115A9663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Requerido</w:t>
            </w:r>
          </w:p>
          <w:p w14:paraId="5B47FD66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Ajudante escriturário</w:t>
            </w:r>
          </w:p>
          <w:p w14:paraId="73D11D0D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Oficial de </w:t>
            </w:r>
            <w:r w:rsidR="00905010">
              <w:rPr>
                <w:rFonts w:ascii="Times New Roman" w:hAnsi="Times New Roman" w:cs="Times New Roman"/>
                <w:lang w:eastAsia="pt-BR"/>
              </w:rPr>
              <w:t>diligências</w:t>
            </w:r>
          </w:p>
        </w:tc>
      </w:tr>
      <w:tr w:rsidR="002F31E9" w14:paraId="1F10FC5A" w14:textId="77777777" w:rsidTr="001D136D">
        <w:tc>
          <w:tcPr>
            <w:tcW w:w="3021" w:type="dxa"/>
          </w:tcPr>
          <w:p w14:paraId="1896ADB7" w14:textId="77777777" w:rsidR="002F31E9" w:rsidRDefault="002F31E9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7.3 Caso </w:t>
            </w:r>
            <w:r w:rsidR="00905010">
              <w:rPr>
                <w:rFonts w:ascii="Times New Roman" w:hAnsi="Times New Roman" w:cs="Times New Roman"/>
                <w:lang w:eastAsia="pt-BR"/>
              </w:rPr>
              <w:t>Inquérito</w:t>
            </w:r>
            <w:r>
              <w:rPr>
                <w:rFonts w:ascii="Times New Roman" w:hAnsi="Times New Roman" w:cs="Times New Roman"/>
                <w:lang w:eastAsia="pt-BR"/>
              </w:rPr>
              <w:t xml:space="preserve"> de </w:t>
            </w:r>
            <w:r w:rsidR="00905010">
              <w:rPr>
                <w:rFonts w:ascii="Times New Roman" w:hAnsi="Times New Roman" w:cs="Times New Roman"/>
                <w:lang w:eastAsia="pt-BR"/>
              </w:rPr>
              <w:t>Condições</w:t>
            </w:r>
          </w:p>
        </w:tc>
        <w:tc>
          <w:tcPr>
            <w:tcW w:w="3021" w:type="dxa"/>
          </w:tcPr>
          <w:p w14:paraId="6792FD60" w14:textId="77777777" w:rsidR="002F31E9" w:rsidRDefault="00C7066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Faz-se </w:t>
            </w:r>
            <w:r w:rsidR="00905010">
              <w:rPr>
                <w:rFonts w:ascii="Times New Roman" w:hAnsi="Times New Roman" w:cs="Times New Roman"/>
                <w:lang w:eastAsia="pt-BR"/>
              </w:rPr>
              <w:t>Inquérito</w:t>
            </w:r>
            <w:r>
              <w:rPr>
                <w:rFonts w:ascii="Times New Roman" w:hAnsi="Times New Roman" w:cs="Times New Roman"/>
                <w:lang w:eastAsia="pt-BR"/>
              </w:rPr>
              <w:t xml:space="preserve"> Social </w:t>
            </w:r>
          </w:p>
        </w:tc>
        <w:tc>
          <w:tcPr>
            <w:tcW w:w="3021" w:type="dxa"/>
          </w:tcPr>
          <w:p w14:paraId="0D0F390D" w14:textId="77777777" w:rsidR="002F31E9" w:rsidRDefault="00C7066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Ajudante </w:t>
            </w:r>
            <w:r w:rsidR="00905010">
              <w:rPr>
                <w:rFonts w:ascii="Times New Roman" w:hAnsi="Times New Roman" w:cs="Times New Roman"/>
                <w:lang w:eastAsia="pt-BR"/>
              </w:rPr>
              <w:t>Escriturário</w:t>
            </w:r>
          </w:p>
          <w:p w14:paraId="1C0C4DCA" w14:textId="77777777" w:rsidR="00C70660" w:rsidRDefault="00C7066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Assistente social</w:t>
            </w:r>
          </w:p>
        </w:tc>
      </w:tr>
      <w:tr w:rsidR="00C70660" w14:paraId="691E0493" w14:textId="77777777" w:rsidTr="001D136D">
        <w:tc>
          <w:tcPr>
            <w:tcW w:w="3021" w:type="dxa"/>
          </w:tcPr>
          <w:p w14:paraId="69ADC47C" w14:textId="77777777" w:rsidR="00C70660" w:rsidRDefault="00C7066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8</w:t>
            </w:r>
          </w:p>
        </w:tc>
        <w:tc>
          <w:tcPr>
            <w:tcW w:w="3021" w:type="dxa"/>
          </w:tcPr>
          <w:p w14:paraId="4A57C74D" w14:textId="77777777" w:rsidR="00C70660" w:rsidRDefault="00C7066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Recebimento da Resposta na Fase 7</w:t>
            </w:r>
            <w:r w:rsidR="00240E55">
              <w:rPr>
                <w:rFonts w:ascii="Times New Roman" w:hAnsi="Times New Roman" w:cs="Times New Roman"/>
                <w:lang w:eastAsia="pt-BR"/>
              </w:rPr>
              <w:t xml:space="preserve"> e registro no Livro de Porta novamente</w:t>
            </w:r>
          </w:p>
        </w:tc>
        <w:tc>
          <w:tcPr>
            <w:tcW w:w="3021" w:type="dxa"/>
          </w:tcPr>
          <w:p w14:paraId="2485B149" w14:textId="77777777" w:rsidR="00240E55" w:rsidRDefault="0090501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Escrivão</w:t>
            </w:r>
            <w:r w:rsidR="00C70660"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  <w:p w14:paraId="37EF0EF8" w14:textId="77777777" w:rsidR="00C70660" w:rsidRDefault="00240E55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</w:t>
            </w:r>
            <w:r w:rsidR="00C70660">
              <w:rPr>
                <w:rFonts w:ascii="Times New Roman" w:hAnsi="Times New Roman" w:cs="Times New Roman"/>
                <w:lang w:eastAsia="pt-BR"/>
              </w:rPr>
              <w:t>judante escrivão</w:t>
            </w:r>
          </w:p>
        </w:tc>
      </w:tr>
      <w:tr w:rsidR="00C70660" w14:paraId="4BE6D491" w14:textId="77777777" w:rsidTr="001D136D">
        <w:tc>
          <w:tcPr>
            <w:tcW w:w="3021" w:type="dxa"/>
          </w:tcPr>
          <w:p w14:paraId="3FA27C5B" w14:textId="77777777" w:rsidR="00C70660" w:rsidRDefault="00240E55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9.1. Caso o juiz de uma Sentença </w:t>
            </w:r>
          </w:p>
        </w:tc>
        <w:tc>
          <w:tcPr>
            <w:tcW w:w="3021" w:type="dxa"/>
          </w:tcPr>
          <w:p w14:paraId="578979B0" w14:textId="77777777" w:rsidR="00C70660" w:rsidRDefault="00240E55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Fecho do Processo</w:t>
            </w:r>
          </w:p>
        </w:tc>
        <w:tc>
          <w:tcPr>
            <w:tcW w:w="3021" w:type="dxa"/>
          </w:tcPr>
          <w:p w14:paraId="500E2B7B" w14:textId="77777777" w:rsidR="00240E55" w:rsidRDefault="00240E55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Juiz </w:t>
            </w:r>
          </w:p>
          <w:p w14:paraId="4AA6DFA8" w14:textId="77777777" w:rsidR="00C70660" w:rsidRDefault="00240E55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Ajudante escrivão</w:t>
            </w:r>
          </w:p>
          <w:p w14:paraId="7EDEFEED" w14:textId="77777777" w:rsidR="00240E55" w:rsidRDefault="00905010" w:rsidP="001D136D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</w:tr>
      <w:tr w:rsidR="00240E55" w14:paraId="47326C41" w14:textId="77777777" w:rsidTr="001D136D">
        <w:tc>
          <w:tcPr>
            <w:tcW w:w="3021" w:type="dxa"/>
          </w:tcPr>
          <w:p w14:paraId="71758BED" w14:textId="77777777" w:rsidR="00240E55" w:rsidRDefault="00240E55" w:rsidP="00240E55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9.2 Caso o Juiz de um novo despacho </w:t>
            </w:r>
          </w:p>
        </w:tc>
        <w:tc>
          <w:tcPr>
            <w:tcW w:w="3021" w:type="dxa"/>
          </w:tcPr>
          <w:p w14:paraId="4585E75A" w14:textId="59A29DD1" w:rsidR="00240E55" w:rsidRDefault="00FD1CA1" w:rsidP="00240E55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REPETIÇÃO</w:t>
            </w:r>
            <w:r w:rsidR="00240E55">
              <w:rPr>
                <w:rFonts w:ascii="Times New Roman" w:hAnsi="Times New Roman" w:cs="Times New Roman"/>
                <w:lang w:eastAsia="pt-BR"/>
              </w:rPr>
              <w:t xml:space="preserve"> DA FAZE 6 ADIANTE</w:t>
            </w:r>
          </w:p>
        </w:tc>
        <w:tc>
          <w:tcPr>
            <w:tcW w:w="3021" w:type="dxa"/>
          </w:tcPr>
          <w:p w14:paraId="3D094309" w14:textId="77777777" w:rsidR="00240E55" w:rsidRDefault="00240E55" w:rsidP="00240E55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Ajudante </w:t>
            </w:r>
            <w:r w:rsidR="00905010">
              <w:rPr>
                <w:rFonts w:ascii="Times New Roman" w:hAnsi="Times New Roman" w:cs="Times New Roman"/>
                <w:lang w:eastAsia="pt-BR"/>
              </w:rPr>
              <w:t>Escrivão</w:t>
            </w:r>
            <w:r>
              <w:rPr>
                <w:rFonts w:ascii="Times New Roman" w:hAnsi="Times New Roman" w:cs="Times New Roman"/>
                <w:lang w:eastAsia="pt-BR"/>
              </w:rPr>
              <w:t xml:space="preserve"> </w:t>
            </w:r>
          </w:p>
          <w:p w14:paraId="275D73DB" w14:textId="77777777" w:rsidR="00240E55" w:rsidRDefault="00905010" w:rsidP="00240E55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Escrivão</w:t>
            </w:r>
          </w:p>
        </w:tc>
      </w:tr>
    </w:tbl>
    <w:p w14:paraId="746FCF54" w14:textId="77777777" w:rsidR="00C96FEB" w:rsidRPr="00C96FEB" w:rsidRDefault="00C96FEB" w:rsidP="00C96FEB">
      <w:pPr>
        <w:pStyle w:val="BodyText"/>
        <w:rPr>
          <w:lang w:eastAsia="pt-BR"/>
        </w:rPr>
      </w:pPr>
    </w:p>
    <w:p w14:paraId="0071C1EE" w14:textId="77777777" w:rsidR="00665BB7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729770B" w14:textId="350CDE17" w:rsidR="00240E55" w:rsidRDefault="00240E55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9B0F351" w14:textId="77777777" w:rsidR="000E140C" w:rsidRDefault="000E140C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CC8A195" w14:textId="4854F7AD" w:rsidR="008365AB" w:rsidRDefault="008365AB">
      <w:pPr>
        <w:spacing w:before="0" w:after="0" w:line="240" w:lineRule="auto"/>
        <w:jc w:val="left"/>
        <w:rPr>
          <w:ins w:id="260" w:author="rui guirrugo" w:date="2016-05-29T19:44:00Z"/>
          <w:bCs/>
          <w:kern w:val="28"/>
        </w:rPr>
      </w:pPr>
      <w:ins w:id="261" w:author="rui guirrugo" w:date="2016-05-29T19:44:00Z">
        <w:r>
          <w:rPr>
            <w:b/>
          </w:rPr>
          <w:br w:type="page"/>
        </w:r>
      </w:ins>
    </w:p>
    <w:p w14:paraId="7EAE72B3" w14:textId="2ABA184C" w:rsidR="00240E55" w:rsidRPr="0005259B" w:rsidDel="008365AB" w:rsidRDefault="00240E55" w:rsidP="00AA169F">
      <w:pPr>
        <w:pStyle w:val="Title"/>
        <w:spacing w:before="0" w:after="0"/>
        <w:jc w:val="both"/>
        <w:rPr>
          <w:del w:id="262" w:author="rui guirrugo" w:date="2016-05-29T19:44:00Z"/>
          <w:rFonts w:cs="Times New Roman"/>
          <w:b w:val="0"/>
          <w:sz w:val="24"/>
          <w:szCs w:val="24"/>
        </w:rPr>
      </w:pPr>
    </w:p>
    <w:p w14:paraId="37EBCC80" w14:textId="731157DC" w:rsidR="00AF642E" w:rsidRPr="009C17D2" w:rsidRDefault="009C17D2" w:rsidP="00142DBE">
      <w:pPr>
        <w:pStyle w:val="Heading3"/>
        <w:pPrChange w:id="263" w:author="rui guirrugo" w:date="2016-05-29T01:22:00Z">
          <w:pPr>
            <w:pStyle w:val="Heading3"/>
          </w:pPr>
        </w:pPrChange>
      </w:pPr>
      <w:bookmarkStart w:id="264" w:name="_Toc440445240"/>
      <w:r w:rsidRPr="009C17D2">
        <w:t xml:space="preserve">Deficiências do actual sistema de gestão de </w:t>
      </w:r>
      <w:r w:rsidR="00FD0799">
        <w:t>Processos Judiciais</w:t>
      </w:r>
      <w:bookmarkEnd w:id="264"/>
    </w:p>
    <w:p w14:paraId="6C111401" w14:textId="3831EA82" w:rsidR="00665BB7" w:rsidRDefault="00FD0799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 w:val="24"/>
          <w:szCs w:val="24"/>
        </w:rPr>
        <w:t xml:space="preserve">O actual Sistema de </w:t>
      </w:r>
      <w:r w:rsidR="00415264">
        <w:rPr>
          <w:rFonts w:cs="Times New Roman"/>
          <w:b w:val="0"/>
          <w:sz w:val="24"/>
          <w:szCs w:val="24"/>
        </w:rPr>
        <w:t>Gestão</w:t>
      </w:r>
      <w:r>
        <w:rPr>
          <w:rFonts w:cs="Times New Roman"/>
          <w:b w:val="0"/>
          <w:sz w:val="24"/>
          <w:szCs w:val="24"/>
        </w:rPr>
        <w:t xml:space="preserve"> de Processos Judiciais apresenta as seguintes deficiências:</w:t>
      </w:r>
    </w:p>
    <w:p w14:paraId="4A3CD365" w14:textId="10DF9DA2" w:rsidR="00FD0799" w:rsidRDefault="00FD0799" w:rsidP="00FD0799">
      <w:pPr>
        <w:pStyle w:val="Title"/>
        <w:numPr>
          <w:ilvl w:val="0"/>
          <w:numId w:val="15"/>
        </w:numPr>
        <w:spacing w:before="0" w:after="0"/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 w:val="24"/>
          <w:szCs w:val="24"/>
        </w:rPr>
        <w:t>Falta de segurança em aspectos relacionados com integridade da informação do Processo Judicial, isso porque, a informação é neste momento armazenada em Livros</w:t>
      </w:r>
      <w:r w:rsidR="00CE0C11">
        <w:rPr>
          <w:rFonts w:cs="Times New Roman"/>
          <w:b w:val="0"/>
          <w:sz w:val="24"/>
          <w:szCs w:val="24"/>
        </w:rPr>
        <w:t xml:space="preserve"> que tem as suas limitações em termos de quantidade de conteúdo.</w:t>
      </w:r>
    </w:p>
    <w:p w14:paraId="6DAF06EC" w14:textId="7572E37A" w:rsidR="00CE0C11" w:rsidRDefault="00CE0C11" w:rsidP="00FD0799">
      <w:pPr>
        <w:pStyle w:val="Title"/>
        <w:numPr>
          <w:ilvl w:val="0"/>
          <w:numId w:val="15"/>
        </w:numPr>
        <w:spacing w:before="0" w:after="0"/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 w:val="24"/>
          <w:szCs w:val="24"/>
        </w:rPr>
        <w:t xml:space="preserve">Falta de um </w:t>
      </w:r>
      <w:r w:rsidR="00A107E4">
        <w:rPr>
          <w:rFonts w:cs="Times New Roman"/>
          <w:b w:val="0"/>
          <w:sz w:val="24"/>
          <w:szCs w:val="24"/>
        </w:rPr>
        <w:t xml:space="preserve">mecanismo </w:t>
      </w:r>
      <w:r w:rsidR="00415264">
        <w:rPr>
          <w:rFonts w:cs="Times New Roman"/>
          <w:b w:val="0"/>
          <w:sz w:val="24"/>
          <w:szCs w:val="24"/>
        </w:rPr>
        <w:t>sofisticado</w:t>
      </w:r>
      <w:r w:rsidR="00A107E4">
        <w:rPr>
          <w:rFonts w:cs="Times New Roman"/>
          <w:b w:val="0"/>
          <w:sz w:val="24"/>
          <w:szCs w:val="24"/>
        </w:rPr>
        <w:t xml:space="preserve"> de pesquisa, isto pois a informação não é organizada em ordem alfabética e a quantidade de processos judiciais excede um numero compreensível para uma pesquisa manual adaptada.</w:t>
      </w:r>
    </w:p>
    <w:p w14:paraId="1FC7289E" w14:textId="25C9F85A" w:rsidR="00A107E4" w:rsidRDefault="00A107E4" w:rsidP="00FD0799">
      <w:pPr>
        <w:pStyle w:val="Title"/>
        <w:numPr>
          <w:ilvl w:val="0"/>
          <w:numId w:val="15"/>
        </w:numPr>
        <w:spacing w:before="0" w:after="0"/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 w:val="24"/>
          <w:szCs w:val="24"/>
        </w:rPr>
        <w:t xml:space="preserve">Falta de segurança no sistema de controle dos Processos Judiciais, para alem dos livros que fazem o controle da </w:t>
      </w:r>
      <w:r>
        <w:rPr>
          <w:rFonts w:cs="Times New Roman"/>
          <w:sz w:val="24"/>
          <w:szCs w:val="24"/>
        </w:rPr>
        <w:t xml:space="preserve">localização </w:t>
      </w:r>
      <w:r>
        <w:rPr>
          <w:rFonts w:cs="Times New Roman"/>
          <w:b w:val="0"/>
          <w:sz w:val="24"/>
          <w:szCs w:val="24"/>
        </w:rPr>
        <w:t xml:space="preserve">e </w:t>
      </w:r>
      <w:r>
        <w:rPr>
          <w:rFonts w:cs="Times New Roman"/>
          <w:sz w:val="24"/>
          <w:szCs w:val="24"/>
        </w:rPr>
        <w:t>estado de autuação</w:t>
      </w:r>
      <w:r w:rsidR="00415264">
        <w:rPr>
          <w:rFonts w:cs="Times New Roman"/>
          <w:sz w:val="24"/>
          <w:szCs w:val="24"/>
        </w:rPr>
        <w:t xml:space="preserve">, </w:t>
      </w:r>
      <w:r w:rsidR="00415264">
        <w:rPr>
          <w:rFonts w:cs="Times New Roman"/>
          <w:b w:val="0"/>
          <w:sz w:val="24"/>
          <w:szCs w:val="24"/>
        </w:rPr>
        <w:t>estes são armazenados em armários que são de fácil acesso a qualquer funcionário não representante dos Cartórios.</w:t>
      </w:r>
    </w:p>
    <w:p w14:paraId="31F7041C" w14:textId="77777777" w:rsidR="00415264" w:rsidRDefault="00415264" w:rsidP="00415264">
      <w:pPr>
        <w:pStyle w:val="Title"/>
        <w:spacing w:before="0" w:after="0"/>
        <w:ind w:left="787"/>
        <w:jc w:val="both"/>
        <w:rPr>
          <w:rFonts w:cs="Times New Roman"/>
          <w:b w:val="0"/>
          <w:sz w:val="24"/>
          <w:szCs w:val="24"/>
        </w:rPr>
      </w:pPr>
    </w:p>
    <w:p w14:paraId="4AF19ABB" w14:textId="77777777" w:rsidR="00FD0799" w:rsidRPr="0005259B" w:rsidRDefault="00FD0799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6394B78" w14:textId="77777777" w:rsidR="00665BB7" w:rsidRPr="0005259B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F112405" w14:textId="77777777" w:rsidR="00665BB7" w:rsidRPr="0005259B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F9F9D19" w14:textId="77777777" w:rsidR="00665BB7" w:rsidRPr="0005259B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95A9448" w14:textId="77777777" w:rsidR="00DF35F4" w:rsidRPr="0005259B" w:rsidRDefault="00DF35F4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2F783F2" w14:textId="77777777" w:rsidR="00665BB7" w:rsidRPr="0005259B" w:rsidRDefault="00665BB7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C8DA313" w14:textId="77777777" w:rsidR="00C23C1D" w:rsidRPr="0005259B" w:rsidRDefault="00C23C1D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30B5C04F" w14:textId="77777777" w:rsidR="00C23C1D" w:rsidRPr="0005259B" w:rsidRDefault="00C23C1D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479F5736" w14:textId="77777777" w:rsidR="00C23C1D" w:rsidRPr="0005259B" w:rsidRDefault="00C23C1D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46E19B84" w14:textId="77777777" w:rsidR="00DF35F4" w:rsidRPr="0005259B" w:rsidRDefault="00DF35F4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5817FC2E" w14:textId="77777777" w:rsidR="00DF35F4" w:rsidRPr="0005259B" w:rsidRDefault="00DF35F4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B3259C3" w14:textId="77777777" w:rsidR="00DF35F4" w:rsidRPr="0005259B" w:rsidRDefault="00DF35F4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45AA5AA4" w14:textId="77777777" w:rsidR="00DF35F4" w:rsidRPr="0005259B" w:rsidRDefault="00DF35F4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33642663" w14:textId="77777777" w:rsidR="00DF35F4" w:rsidRPr="0005259B" w:rsidRDefault="00DF35F4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4217185" w14:textId="77777777" w:rsidR="00DF35F4" w:rsidRPr="0005259B" w:rsidRDefault="00DF35F4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320CAEB8" w14:textId="77777777" w:rsidR="00752894" w:rsidRPr="0005259B" w:rsidRDefault="00752894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B97938D" w14:textId="77777777" w:rsidR="00752894" w:rsidRPr="0005259B" w:rsidRDefault="00752894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71043F5E" w14:textId="77777777" w:rsidR="00752894" w:rsidRPr="0005259B" w:rsidRDefault="00752894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4AFFED5D" w14:textId="77777777" w:rsidR="00C6703D" w:rsidRPr="0005259B" w:rsidRDefault="00C6703D" w:rsidP="00AF2243">
      <w:pPr>
        <w:pStyle w:val="Heading1"/>
        <w:pPrChange w:id="265" w:author="rui guirrugo" w:date="2016-05-29T21:22:00Z">
          <w:pPr>
            <w:pStyle w:val="Heading1"/>
          </w:pPr>
        </w:pPrChange>
      </w:pPr>
      <w:bookmarkStart w:id="266" w:name="_Toc260760895"/>
      <w:bookmarkStart w:id="267" w:name="_Toc440445241"/>
      <w:r w:rsidRPr="0005259B">
        <w:t>C</w:t>
      </w:r>
      <w:r w:rsidR="000E0510" w:rsidRPr="0005259B">
        <w:t>A</w:t>
      </w:r>
      <w:r w:rsidRPr="0005259B">
        <w:t>p</w:t>
      </w:r>
      <w:r w:rsidR="000E0510" w:rsidRPr="0005259B">
        <w:t>Í</w:t>
      </w:r>
      <w:r w:rsidRPr="0005259B">
        <w:t xml:space="preserve">tulo </w:t>
      </w:r>
      <w:bookmarkEnd w:id="266"/>
      <w:r w:rsidR="008B34E5" w:rsidRPr="0005259B">
        <w:t>4</w:t>
      </w:r>
      <w:r w:rsidR="00E1122F" w:rsidRPr="0005259B">
        <w:t xml:space="preserve"> </w:t>
      </w:r>
      <w:r w:rsidR="005F12E3" w:rsidRPr="0005259B">
        <w:t xml:space="preserve">- </w:t>
      </w:r>
      <w:r w:rsidR="008B34E5" w:rsidRPr="0005259B">
        <w:t>METODOLOGIA DE RESOLUÇÃO DO PROBLEMA E APRESENTAÇÃO DE RESULTADOS</w:t>
      </w:r>
      <w:bookmarkEnd w:id="267"/>
    </w:p>
    <w:p w14:paraId="13C7F6C3" w14:textId="0F278110" w:rsidR="00AC3FED" w:rsidRPr="009C17D2" w:rsidRDefault="00AC3FED" w:rsidP="00BB0DC9">
      <w:pPr>
        <w:pStyle w:val="Heading2"/>
        <w:numPr>
          <w:ilvl w:val="0"/>
          <w:numId w:val="0"/>
        </w:numPr>
      </w:pPr>
    </w:p>
    <w:p w14:paraId="66F98013" w14:textId="48A252FB" w:rsidR="00AC3FED" w:rsidRDefault="00E24307" w:rsidP="00BB0DC9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  <w:r w:rsidRPr="0078241D">
        <w:rPr>
          <w:rFonts w:ascii="Times New Roman" w:hAnsi="Times New Roman" w:cs="Times New Roman"/>
        </w:rPr>
        <w:t xml:space="preserve">Neste capítulo, apresenta-se a proposta </w:t>
      </w:r>
      <w:r w:rsidR="00E633AF">
        <w:rPr>
          <w:rFonts w:ascii="Times New Roman" w:hAnsi="Times New Roman" w:cs="Times New Roman"/>
        </w:rPr>
        <w:t>de</w:t>
      </w:r>
      <w:r w:rsidRPr="0078241D">
        <w:rPr>
          <w:rFonts w:ascii="Times New Roman" w:hAnsi="Times New Roman" w:cs="Times New Roman"/>
        </w:rPr>
        <w:t xml:space="preserve"> </w:t>
      </w:r>
      <w:r w:rsidR="00846678">
        <w:rPr>
          <w:rFonts w:ascii="Times New Roman" w:hAnsi="Times New Roman" w:cs="Times New Roman"/>
        </w:rPr>
        <w:t xml:space="preserve">um protótipo </w:t>
      </w:r>
      <w:r w:rsidR="00765336">
        <w:rPr>
          <w:rFonts w:ascii="Times New Roman" w:hAnsi="Times New Roman" w:cs="Times New Roman"/>
        </w:rPr>
        <w:t>baseado em sistemas de informação</w:t>
      </w:r>
      <w:r w:rsidR="00E633AF">
        <w:rPr>
          <w:rFonts w:ascii="Times New Roman" w:hAnsi="Times New Roman" w:cs="Times New Roman"/>
        </w:rPr>
        <w:t xml:space="preserve"> para a gestão de Processos</w:t>
      </w:r>
      <w:r w:rsidR="00F72755">
        <w:rPr>
          <w:rFonts w:ascii="Times New Roman" w:hAnsi="Times New Roman" w:cs="Times New Roman"/>
        </w:rPr>
        <w:t xml:space="preserve"> Judiciais</w:t>
      </w:r>
      <w:r w:rsidRPr="0078241D">
        <w:rPr>
          <w:rFonts w:ascii="Times New Roman" w:hAnsi="Times New Roman" w:cs="Times New Roman"/>
        </w:rPr>
        <w:t xml:space="preserve">. Para tal, foi feito um estudo da </w:t>
      </w:r>
      <w:r w:rsidR="00DC58AE">
        <w:rPr>
          <w:rFonts w:ascii="Times New Roman" w:hAnsi="Times New Roman" w:cs="Times New Roman"/>
        </w:rPr>
        <w:t>gestão processual</w:t>
      </w:r>
      <w:r w:rsidRPr="0078241D">
        <w:rPr>
          <w:rFonts w:ascii="Times New Roman" w:hAnsi="Times New Roman" w:cs="Times New Roman"/>
        </w:rPr>
        <w:t xml:space="preserve"> já existente</w:t>
      </w:r>
      <w:r w:rsidR="000414C6">
        <w:rPr>
          <w:rFonts w:ascii="Times New Roman" w:hAnsi="Times New Roman" w:cs="Times New Roman"/>
        </w:rPr>
        <w:t>.</w:t>
      </w:r>
      <w:r w:rsidR="00C6152B">
        <w:rPr>
          <w:rFonts w:ascii="Times New Roman" w:hAnsi="Times New Roman" w:cs="Times New Roman"/>
        </w:rPr>
        <w:t xml:space="preserve"> Para o</w:t>
      </w:r>
      <w:r w:rsidR="009D39A0">
        <w:rPr>
          <w:rFonts w:ascii="Times New Roman" w:hAnsi="Times New Roman" w:cs="Times New Roman"/>
        </w:rPr>
        <w:t xml:space="preserve"> presente projecto certos aspecto</w:t>
      </w:r>
      <w:r w:rsidR="007F613A">
        <w:rPr>
          <w:rFonts w:ascii="Times New Roman" w:hAnsi="Times New Roman" w:cs="Times New Roman"/>
        </w:rPr>
        <w:t xml:space="preserve">s foram </w:t>
      </w:r>
      <w:r w:rsidRPr="0078241D">
        <w:rPr>
          <w:rFonts w:ascii="Times New Roman" w:hAnsi="Times New Roman" w:cs="Times New Roman"/>
        </w:rPr>
        <w:t>tomados em conta para um melhor desenvolvimento do tema de estudo proposto</w:t>
      </w:r>
      <w:r w:rsidR="00825929">
        <w:rPr>
          <w:rFonts w:ascii="Times New Roman" w:hAnsi="Times New Roman" w:cs="Times New Roman"/>
        </w:rPr>
        <w:t>.</w:t>
      </w:r>
      <w:r w:rsidR="00E070D8">
        <w:rPr>
          <w:rFonts w:ascii="Times New Roman" w:hAnsi="Times New Roman" w:cs="Times New Roman"/>
        </w:rPr>
        <w:t xml:space="preserve"> De</w:t>
      </w:r>
      <w:r w:rsidR="00037B83">
        <w:rPr>
          <w:rFonts w:ascii="Times New Roman" w:hAnsi="Times New Roman" w:cs="Times New Roman"/>
        </w:rPr>
        <w:t xml:space="preserve"> seguida serão apresentados </w:t>
      </w:r>
      <w:r w:rsidR="004F2BB7">
        <w:rPr>
          <w:rFonts w:ascii="Times New Roman" w:hAnsi="Times New Roman" w:cs="Times New Roman"/>
        </w:rPr>
        <w:t xml:space="preserve">resultados desta investigação </w:t>
      </w:r>
      <w:r w:rsidR="005E7443">
        <w:rPr>
          <w:rFonts w:ascii="Times New Roman" w:hAnsi="Times New Roman" w:cs="Times New Roman"/>
        </w:rPr>
        <w:t>bem como teorias</w:t>
      </w:r>
      <w:r w:rsidR="00383013">
        <w:rPr>
          <w:rFonts w:ascii="Times New Roman" w:hAnsi="Times New Roman" w:cs="Times New Roman"/>
        </w:rPr>
        <w:t>,</w:t>
      </w:r>
      <w:r w:rsidR="009C17D2">
        <w:rPr>
          <w:rFonts w:ascii="Times New Roman" w:hAnsi="Times New Roman" w:cs="Times New Roman"/>
        </w:rPr>
        <w:t xml:space="preserve"> </w:t>
      </w:r>
      <w:r w:rsidR="00383013">
        <w:rPr>
          <w:rFonts w:ascii="Times New Roman" w:hAnsi="Times New Roman" w:cs="Times New Roman"/>
        </w:rPr>
        <w:t>ferramentas utilizadas</w:t>
      </w:r>
      <w:r w:rsidR="000B1DF9">
        <w:rPr>
          <w:rFonts w:ascii="Times New Roman" w:hAnsi="Times New Roman" w:cs="Times New Roman"/>
        </w:rPr>
        <w:t xml:space="preserve"> para alcançar os resultados.</w:t>
      </w:r>
    </w:p>
    <w:p w14:paraId="0E9B014C" w14:textId="77777777" w:rsidR="00BB0DC9" w:rsidRPr="00BB0DC9" w:rsidRDefault="00BB0DC9" w:rsidP="00BB0DC9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2F53D36B" w14:textId="77FA0B1C" w:rsidR="00BB0DC9" w:rsidRPr="00BB0DC9" w:rsidRDefault="00A05ACD" w:rsidP="00BB0DC9">
      <w:pPr>
        <w:pStyle w:val="Heading2"/>
      </w:pPr>
      <w:bookmarkStart w:id="268" w:name="_Toc440445243"/>
      <w:r>
        <w:t>Metodologias</w:t>
      </w:r>
      <w:r w:rsidR="00C029ED" w:rsidRPr="00AE0BB9">
        <w:t xml:space="preserve"> de desenvolvimento</w:t>
      </w:r>
      <w:bookmarkEnd w:id="268"/>
      <w:r w:rsidR="00C029ED" w:rsidRPr="00AE0BB9">
        <w:t xml:space="preserve"> </w:t>
      </w:r>
    </w:p>
    <w:p w14:paraId="6A1EF35B" w14:textId="26C57078" w:rsidR="00BB0DC9" w:rsidRDefault="00BB0DC9" w:rsidP="00BB0DC9">
      <w:pPr>
        <w:pStyle w:val="Heading2"/>
        <w:numPr>
          <w:ilvl w:val="0"/>
          <w:numId w:val="0"/>
        </w:numPr>
        <w:ind w:left="144"/>
        <w:rPr>
          <w:b w:val="0"/>
        </w:rPr>
      </w:pPr>
      <w:r w:rsidRPr="00BB0DC9">
        <w:rPr>
          <w:b w:val="0"/>
        </w:rPr>
        <w:t xml:space="preserve">Durante a resolução deste problema que consistiu em melhorar o protótipo da aplicação de gestão de Processos Judiciais foi utilizada a </w:t>
      </w:r>
      <w:r w:rsidRPr="009D040A">
        <w:t>metodologia de desenvolvimento ágil</w:t>
      </w:r>
      <w:r w:rsidRPr="00BB0DC9">
        <w:rPr>
          <w:b w:val="0"/>
        </w:rPr>
        <w:t xml:space="preserve"> </w:t>
      </w:r>
      <w:r w:rsidR="009D040A">
        <w:rPr>
          <w:b w:val="0"/>
        </w:rPr>
        <w:t>assim como</w:t>
      </w:r>
      <w:r w:rsidRPr="00BB0DC9">
        <w:rPr>
          <w:b w:val="0"/>
        </w:rPr>
        <w:t xml:space="preserve"> a </w:t>
      </w:r>
      <w:r w:rsidR="009D040A">
        <w:t>L</w:t>
      </w:r>
      <w:r w:rsidRPr="009D040A">
        <w:t>inguagem de modelação UML</w:t>
      </w:r>
      <w:r w:rsidRPr="00BB0DC9">
        <w:rPr>
          <w:b w:val="0"/>
        </w:rPr>
        <w:t xml:space="preserve">. </w:t>
      </w:r>
    </w:p>
    <w:p w14:paraId="263F65CA" w14:textId="77777777" w:rsidR="00BB0DC9" w:rsidRPr="00BB0DC9" w:rsidRDefault="00BB0DC9" w:rsidP="00BB0DC9">
      <w:pPr>
        <w:pStyle w:val="BodyText"/>
      </w:pPr>
    </w:p>
    <w:p w14:paraId="481E2CF8" w14:textId="67A75DD8" w:rsidR="00BB0DC9" w:rsidRPr="00BB0DC9" w:rsidRDefault="009D040A" w:rsidP="00142DBE">
      <w:pPr>
        <w:pStyle w:val="Heading3"/>
        <w:pPrChange w:id="269" w:author="rui guirrugo" w:date="2016-05-29T01:22:00Z">
          <w:pPr>
            <w:pStyle w:val="Heading3"/>
          </w:pPr>
        </w:pPrChange>
      </w:pPr>
      <w:r>
        <w:t>Motivações da escolha</w:t>
      </w:r>
    </w:p>
    <w:p w14:paraId="478B94BB" w14:textId="40290729" w:rsidR="00BB0DC9" w:rsidRPr="00BB0DC9" w:rsidRDefault="00BB0DC9" w:rsidP="00BB0DC9">
      <w:pPr>
        <w:pStyle w:val="Heading2"/>
        <w:numPr>
          <w:ilvl w:val="0"/>
          <w:numId w:val="0"/>
        </w:numPr>
        <w:ind w:left="144"/>
        <w:rPr>
          <w:b w:val="0"/>
          <w:sz w:val="24"/>
          <w:szCs w:val="24"/>
        </w:rPr>
      </w:pPr>
      <w:r w:rsidRPr="00BB0DC9">
        <w:t xml:space="preserve"> </w:t>
      </w:r>
      <w:r w:rsidRPr="00BB0DC9">
        <w:rPr>
          <w:b w:val="0"/>
          <w:sz w:val="24"/>
          <w:szCs w:val="24"/>
        </w:rPr>
        <w:t xml:space="preserve">A metodologia de desenvolvimento ágil foi </w:t>
      </w:r>
      <w:r w:rsidR="00C2210F">
        <w:rPr>
          <w:b w:val="0"/>
          <w:sz w:val="24"/>
          <w:szCs w:val="24"/>
        </w:rPr>
        <w:t>desejada pois o</w:t>
      </w:r>
      <w:r w:rsidRPr="00BB0DC9">
        <w:rPr>
          <w:b w:val="0"/>
          <w:sz w:val="24"/>
          <w:szCs w:val="24"/>
        </w:rPr>
        <w:t xml:space="preserve"> desta metodologia </w:t>
      </w:r>
      <w:r w:rsidR="00C2210F">
        <w:rPr>
          <w:b w:val="0"/>
          <w:sz w:val="24"/>
          <w:szCs w:val="24"/>
        </w:rPr>
        <w:t>é a</w:t>
      </w:r>
      <w:r w:rsidRPr="00BB0DC9">
        <w:rPr>
          <w:b w:val="0"/>
          <w:sz w:val="24"/>
          <w:szCs w:val="24"/>
        </w:rPr>
        <w:t xml:space="preserve"> comunicação entre a equipe </w:t>
      </w:r>
      <w:r w:rsidR="00C2210F">
        <w:rPr>
          <w:b w:val="0"/>
          <w:sz w:val="24"/>
          <w:szCs w:val="24"/>
        </w:rPr>
        <w:t xml:space="preserve">o </w:t>
      </w:r>
      <w:r w:rsidR="00842C75">
        <w:rPr>
          <w:b w:val="0"/>
          <w:sz w:val="24"/>
          <w:szCs w:val="24"/>
        </w:rPr>
        <w:t>desenvolvedor</w:t>
      </w:r>
      <w:r w:rsidRPr="00BB0DC9">
        <w:rPr>
          <w:b w:val="0"/>
          <w:sz w:val="24"/>
          <w:szCs w:val="24"/>
        </w:rPr>
        <w:t xml:space="preserve"> e a parte interessada</w:t>
      </w:r>
      <w:r w:rsidR="00C2210F">
        <w:rPr>
          <w:b w:val="0"/>
          <w:sz w:val="24"/>
          <w:szCs w:val="24"/>
        </w:rPr>
        <w:t xml:space="preserve"> (Cliente)</w:t>
      </w:r>
      <w:r w:rsidRPr="00BB0DC9">
        <w:rPr>
          <w:b w:val="0"/>
          <w:sz w:val="24"/>
          <w:szCs w:val="24"/>
        </w:rPr>
        <w:t>. Outro motivo que levou a escolha é o tamanho de equipa de desenvolvimento que neste projecto foi composta por apenas um elemento, e visto que a metodologia de desenvolvimento ágil é a mais adequada para equipes pequenas ou medias esta tornou-se uma das mais adequadas.  Para auxiliar a modelação da solução foi utilizada a linguagem de modelação UML, mais especificamente os seguintes diagramas:</w:t>
      </w:r>
    </w:p>
    <w:p w14:paraId="349FB382" w14:textId="77777777" w:rsidR="00BB0DC9" w:rsidRPr="00BB0DC9" w:rsidRDefault="00BB0DC9" w:rsidP="00BB0DC9">
      <w:pPr>
        <w:pStyle w:val="Heading2"/>
        <w:numPr>
          <w:ilvl w:val="0"/>
          <w:numId w:val="0"/>
        </w:numPr>
        <w:ind w:left="144"/>
        <w:rPr>
          <w:b w:val="0"/>
          <w:sz w:val="24"/>
          <w:szCs w:val="24"/>
        </w:rPr>
      </w:pPr>
      <w:r w:rsidRPr="00BB0DC9">
        <w:rPr>
          <w:b w:val="0"/>
          <w:sz w:val="24"/>
          <w:szCs w:val="24"/>
        </w:rPr>
        <w:t xml:space="preserve"> - Diagrama de actividades;</w:t>
      </w:r>
    </w:p>
    <w:p w14:paraId="2CD429AE" w14:textId="77777777" w:rsidR="00BB0DC9" w:rsidRPr="00BB0DC9" w:rsidRDefault="00BB0DC9" w:rsidP="00BB0DC9">
      <w:pPr>
        <w:pStyle w:val="Heading2"/>
        <w:numPr>
          <w:ilvl w:val="0"/>
          <w:numId w:val="0"/>
        </w:numPr>
        <w:ind w:left="144"/>
        <w:rPr>
          <w:b w:val="0"/>
          <w:sz w:val="24"/>
          <w:szCs w:val="24"/>
        </w:rPr>
      </w:pPr>
      <w:r w:rsidRPr="00BB0DC9">
        <w:rPr>
          <w:b w:val="0"/>
          <w:sz w:val="24"/>
          <w:szCs w:val="24"/>
        </w:rPr>
        <w:t xml:space="preserve"> - Diagrama de caso de uso; </w:t>
      </w:r>
    </w:p>
    <w:p w14:paraId="53D248CA" w14:textId="5CCD23DC" w:rsidR="00BB0DC9" w:rsidRPr="00BB0DC9" w:rsidRDefault="00BB0DC9" w:rsidP="00BB0DC9">
      <w:pPr>
        <w:pStyle w:val="Heading2"/>
        <w:numPr>
          <w:ilvl w:val="0"/>
          <w:numId w:val="0"/>
        </w:numPr>
        <w:ind w:left="144"/>
        <w:rPr>
          <w:b w:val="0"/>
          <w:sz w:val="24"/>
          <w:szCs w:val="24"/>
        </w:rPr>
      </w:pPr>
      <w:r w:rsidRPr="00BB0DC9">
        <w:rPr>
          <w:b w:val="0"/>
          <w:sz w:val="24"/>
          <w:szCs w:val="24"/>
        </w:rPr>
        <w:t xml:space="preserve">Os dois diagramas </w:t>
      </w:r>
      <w:r w:rsidR="00842C75" w:rsidRPr="00BB0DC9">
        <w:rPr>
          <w:b w:val="0"/>
          <w:sz w:val="24"/>
          <w:szCs w:val="24"/>
        </w:rPr>
        <w:t>foram</w:t>
      </w:r>
      <w:r w:rsidRPr="00BB0DC9">
        <w:rPr>
          <w:b w:val="0"/>
          <w:sz w:val="24"/>
          <w:szCs w:val="24"/>
        </w:rPr>
        <w:t xml:space="preserve"> utilizados durante a fase de levantamento de requisitos.  </w:t>
      </w:r>
    </w:p>
    <w:p w14:paraId="634765CC" w14:textId="5F3CA134" w:rsidR="00CD06D3" w:rsidRDefault="00CD06D3">
      <w:pPr>
        <w:spacing w:before="0" w:after="0" w:line="240" w:lineRule="auto"/>
        <w:jc w:val="left"/>
        <w:rPr>
          <w:ins w:id="270" w:author="rui guirrugo" w:date="2016-05-28T22:46:00Z"/>
          <w:rFonts w:ascii="Arial" w:hAnsi="Arial" w:cs="Verdana"/>
          <w:szCs w:val="22"/>
        </w:rPr>
      </w:pPr>
      <w:ins w:id="271" w:author="rui guirrugo" w:date="2016-05-28T22:46:00Z">
        <w:r>
          <w:br w:type="page"/>
        </w:r>
      </w:ins>
    </w:p>
    <w:p w14:paraId="340131FD" w14:textId="462888E7" w:rsidR="00BB0DC9" w:rsidRPr="00BB0DC9" w:rsidDel="008365AB" w:rsidRDefault="00BB0DC9" w:rsidP="00BB0DC9">
      <w:pPr>
        <w:pStyle w:val="BodyText"/>
        <w:spacing w:before="0" w:after="0" w:line="360" w:lineRule="auto"/>
        <w:rPr>
          <w:del w:id="272" w:author="rui guirrugo" w:date="2016-05-29T19:43:00Z"/>
        </w:rPr>
      </w:pPr>
    </w:p>
    <w:p w14:paraId="54BDE399" w14:textId="5E825EB5" w:rsidR="0083060D" w:rsidRDefault="00E816D4" w:rsidP="00BB0DC9">
      <w:pPr>
        <w:pStyle w:val="Heading2"/>
      </w:pPr>
      <w:bookmarkStart w:id="273" w:name="_Toc440445244"/>
      <w:r>
        <w:t>Ferramentas e tecnologias utilizadas</w:t>
      </w:r>
      <w:bookmarkEnd w:id="273"/>
      <w:r>
        <w:t xml:space="preserve"> </w:t>
      </w:r>
    </w:p>
    <w:p w14:paraId="4A782BA8" w14:textId="2B5D8ED5" w:rsidR="000E5BD5" w:rsidDel="008365AB" w:rsidRDefault="000E5BD5" w:rsidP="000E5BD5">
      <w:pPr>
        <w:pStyle w:val="BodyText"/>
        <w:rPr>
          <w:del w:id="274" w:author="rui guirrugo" w:date="2016-05-29T19:43:00Z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Neste ponto serão indicadas todas as ferramentas e tecnologias utilizadas para a resolver o actual problema</w:t>
      </w:r>
      <w:r w:rsidR="001C21BF">
        <w:rPr>
          <w:rFonts w:ascii="Times New Roman" w:hAnsi="Times New Roman" w:cs="Times New Roman"/>
        </w:rPr>
        <w:t xml:space="preserve"> e atingir os objectivos da investigação</w:t>
      </w:r>
      <w:r>
        <w:rPr>
          <w:rFonts w:ascii="Times New Roman" w:hAnsi="Times New Roman" w:cs="Times New Roman"/>
        </w:rPr>
        <w:t>.</w:t>
      </w:r>
    </w:p>
    <w:p w14:paraId="3F3D530D" w14:textId="230060B6" w:rsidR="004C406B" w:rsidDel="008365AB" w:rsidRDefault="004C406B" w:rsidP="000E5BD5">
      <w:pPr>
        <w:pStyle w:val="BodyText"/>
        <w:rPr>
          <w:del w:id="275" w:author="rui guirrugo" w:date="2016-05-29T19:43:00Z"/>
        </w:rPr>
      </w:pPr>
    </w:p>
    <w:p w14:paraId="608AD911" w14:textId="77777777" w:rsidR="00234285" w:rsidRPr="000E5BD5" w:rsidRDefault="00234285" w:rsidP="000E5BD5">
      <w:pPr>
        <w:pStyle w:val="BodyText"/>
      </w:pPr>
    </w:p>
    <w:p w14:paraId="4E633B1F" w14:textId="5DD2D826" w:rsidR="00544FAC" w:rsidRDefault="000A4248" w:rsidP="00142DBE">
      <w:pPr>
        <w:pStyle w:val="Heading3"/>
        <w:pPrChange w:id="276" w:author="rui guirrugo" w:date="2016-05-29T01:22:00Z">
          <w:pPr>
            <w:pStyle w:val="Heading3"/>
          </w:pPr>
        </w:pPrChange>
      </w:pPr>
      <w:bookmarkStart w:id="277" w:name="_Toc440445245"/>
      <w:r>
        <w:t>Ferramentas de modelação</w:t>
      </w:r>
      <w:bookmarkEnd w:id="277"/>
    </w:p>
    <w:p w14:paraId="188D9CF5" w14:textId="51AD67D7" w:rsidR="00AB55D4" w:rsidRDefault="00AB55D4" w:rsidP="004C406B">
      <w:pPr>
        <w:pStyle w:val="BodyText"/>
        <w:rPr>
          <w:rFonts w:ascii="Times New Roman" w:hAnsi="Times New Roman" w:cs="Times New Roman"/>
          <w:b/>
          <w:lang w:eastAsia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27B3" w14:paraId="2C615806" w14:textId="77777777" w:rsidTr="009A27B3">
        <w:tc>
          <w:tcPr>
            <w:tcW w:w="9062" w:type="dxa"/>
          </w:tcPr>
          <w:p w14:paraId="0E1E0031" w14:textId="77777777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D32FB8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 w:rsidRPr="00D32FB8">
              <w:rPr>
                <w:rFonts w:ascii="Times New Roman" w:hAnsi="Times New Roman" w:cs="Times New Roman"/>
                <w:lang w:eastAsia="pt-BR"/>
              </w:rPr>
              <w:t>StarUML</w:t>
            </w:r>
          </w:p>
          <w:p w14:paraId="2FFA0E46" w14:textId="77777777" w:rsidR="009A27B3" w:rsidRPr="00AB55D4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>
              <w:rPr>
                <w:rFonts w:ascii="Times New Roman" w:hAnsi="Times New Roman" w:cs="Times New Roman"/>
                <w:lang w:eastAsia="pt-BR"/>
              </w:rPr>
              <w:t>Modelacao UML</w:t>
            </w:r>
          </w:p>
          <w:p w14:paraId="27026F4B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Versão:</w:t>
            </w:r>
            <w:r w:rsidRPr="00AB55D4">
              <w:rPr>
                <w:rFonts w:ascii="Times New Roman" w:hAnsi="Times New Roman" w:cs="Times New Roman"/>
                <w:b/>
                <w:lang w:eastAsia="pt-BR"/>
              </w:rPr>
              <w:t xml:space="preserve"> </w:t>
            </w:r>
            <w:r w:rsidRPr="00AB55D4">
              <w:rPr>
                <w:rFonts w:ascii="Times New Roman" w:hAnsi="Times New Roman" w:cs="Times New Roman"/>
                <w:lang w:eastAsia="pt-BR"/>
              </w:rPr>
              <w:t>2.5.1.</w:t>
            </w:r>
          </w:p>
          <w:p w14:paraId="23745E40" w14:textId="77777777" w:rsidR="009A27B3" w:rsidRPr="00AB55D4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>
              <w:rPr>
                <w:rFonts w:ascii="Times New Roman" w:hAnsi="Times New Roman" w:cs="Times New Roman"/>
                <w:lang w:eastAsia="pt-BR"/>
              </w:rPr>
              <w:t xml:space="preserve">MKLab </w:t>
            </w:r>
          </w:p>
          <w:p w14:paraId="42507419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AB55D4">
              <w:rPr>
                <w:rFonts w:ascii="Times New Roman" w:hAnsi="Times New Roman" w:cs="Times New Roman"/>
                <w:lang w:eastAsia="pt-BR"/>
              </w:rPr>
              <w:t xml:space="preserve"> </w:t>
            </w:r>
            <w:r>
              <w:rPr>
                <w:rFonts w:ascii="Times New Roman" w:hAnsi="Times New Roman" w:cs="Times New Roman"/>
                <w:lang w:eastAsia="pt-BR"/>
              </w:rPr>
              <w:t>Criação dos diagramas UML</w:t>
            </w:r>
          </w:p>
          <w:p w14:paraId="2382BB6D" w14:textId="77777777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>
              <w:rPr>
                <w:rFonts w:ascii="Times New Roman" w:hAnsi="Times New Roman" w:cs="Times New Roman"/>
                <w:lang w:eastAsia="pt-BR"/>
              </w:rPr>
              <w:t>VP-UML, Gliffy, Violet UML</w:t>
            </w:r>
          </w:p>
          <w:p w14:paraId="695CFDFE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2F88D85C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Grande comunidade de suporte técnico</w:t>
            </w:r>
          </w:p>
          <w:p w14:paraId="2FE10828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Abrange quase todos digramas UML disponíveis </w:t>
            </w:r>
          </w:p>
          <w:p w14:paraId="6702ABFD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Todos os diagramas Utilizados neste Projecto estão disponíveis de graça na aplicação </w:t>
            </w:r>
          </w:p>
          <w:p w14:paraId="6C8CF15C" w14:textId="77777777" w:rsidR="009A27B3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Altamente útil para o Levantamento de requisitos</w:t>
            </w:r>
          </w:p>
          <w:p w14:paraId="0962BFB6" w14:textId="77777777" w:rsidR="009A27B3" w:rsidRDefault="009A27B3" w:rsidP="00C55B7B">
            <w:pPr>
              <w:pStyle w:val="BodyText"/>
              <w:rPr>
                <w:b/>
                <w:lang w:eastAsia="pt-BR"/>
              </w:rPr>
            </w:pPr>
          </w:p>
        </w:tc>
      </w:tr>
      <w:tr w:rsidR="009A27B3" w14:paraId="56433CE3" w14:textId="77777777" w:rsidTr="009A27B3">
        <w:tc>
          <w:tcPr>
            <w:tcW w:w="9062" w:type="dxa"/>
          </w:tcPr>
          <w:p w14:paraId="5DA159EB" w14:textId="77777777" w:rsidR="009A27B3" w:rsidRPr="00101036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C55B7B">
              <w:rPr>
                <w:rFonts w:ascii="Times New Roman" w:hAnsi="Times New Roman" w:cs="Times New Roman"/>
                <w:b/>
                <w:lang w:eastAsia="pt-BR"/>
              </w:rPr>
              <w:t>MySQL Workbench versão 6.0</w:t>
            </w:r>
            <w:r>
              <w:rPr>
                <w:rFonts w:ascii="Times New Roman" w:hAnsi="Times New Roman" w:cs="Times New Roman"/>
                <w:b/>
                <w:lang w:eastAsia="pt-BR"/>
              </w:rPr>
              <w:t xml:space="preserve"> </w:t>
            </w:r>
            <w:r>
              <w:rPr>
                <w:rFonts w:ascii="Times New Roman" w:hAnsi="Times New Roman" w:cs="Times New Roman"/>
                <w:lang w:eastAsia="pt-BR"/>
              </w:rPr>
              <w:t>é uma ferramenta que permite a modelação de dados, assim como sendo um software de gestão de base dados.</w:t>
            </w:r>
          </w:p>
          <w:p w14:paraId="1203671D" w14:textId="77777777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D32FB8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>
              <w:rPr>
                <w:rFonts w:ascii="Times New Roman" w:hAnsi="Times New Roman" w:cs="Times New Roman"/>
                <w:lang w:eastAsia="pt-BR"/>
              </w:rPr>
              <w:t>MySQL Workbench</w:t>
            </w:r>
          </w:p>
          <w:p w14:paraId="279775BD" w14:textId="77777777" w:rsidR="009A27B3" w:rsidRPr="00AB55D4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>
              <w:rPr>
                <w:rFonts w:ascii="Times New Roman" w:hAnsi="Times New Roman" w:cs="Times New Roman"/>
                <w:lang w:eastAsia="pt-BR"/>
              </w:rPr>
              <w:t>Modelação de Dados</w:t>
            </w:r>
          </w:p>
          <w:p w14:paraId="788CA1F5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Versão:</w:t>
            </w:r>
            <w:r w:rsidRPr="00AB55D4">
              <w:rPr>
                <w:rFonts w:ascii="Times New Roman" w:hAnsi="Times New Roman" w:cs="Times New Roman"/>
                <w:b/>
                <w:lang w:eastAsia="pt-BR"/>
              </w:rPr>
              <w:t xml:space="preserve"> </w:t>
            </w:r>
            <w:r>
              <w:rPr>
                <w:rFonts w:ascii="Times New Roman" w:hAnsi="Times New Roman" w:cs="Times New Roman"/>
                <w:lang w:eastAsia="pt-BR"/>
              </w:rPr>
              <w:t>6.0</w:t>
            </w:r>
          </w:p>
          <w:p w14:paraId="462E2D17" w14:textId="77777777" w:rsidR="009A27B3" w:rsidRPr="00AB55D4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74849335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AB55D4">
              <w:rPr>
                <w:rFonts w:ascii="Times New Roman" w:hAnsi="Times New Roman" w:cs="Times New Roman"/>
                <w:lang w:eastAsia="pt-BR"/>
              </w:rPr>
              <w:t xml:space="preserve"> </w:t>
            </w:r>
            <w:r>
              <w:rPr>
                <w:rFonts w:ascii="Times New Roman" w:hAnsi="Times New Roman" w:cs="Times New Roman"/>
                <w:lang w:eastAsia="pt-BR"/>
              </w:rPr>
              <w:t>Gestão de Dados</w:t>
            </w:r>
          </w:p>
          <w:p w14:paraId="1D105FE0" w14:textId="77777777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>
              <w:rPr>
                <w:rFonts w:ascii="Times New Roman" w:hAnsi="Times New Roman" w:cs="Times New Roman"/>
                <w:lang w:eastAsia="pt-BR"/>
              </w:rPr>
              <w:t xml:space="preserve">MSAccess, informix, ADABAS, Microsoft SQL server </w:t>
            </w:r>
          </w:p>
          <w:p w14:paraId="183AE586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268414A8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Grande comunidade de suporte técnico</w:t>
            </w:r>
          </w:p>
          <w:p w14:paraId="341935BE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Open Source</w:t>
            </w:r>
          </w:p>
          <w:p w14:paraId="462F8327" w14:textId="77777777" w:rsidR="009A27B3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Sistema de Gestão de Base Dados mais popular  </w:t>
            </w:r>
          </w:p>
          <w:p w14:paraId="2D7AACC8" w14:textId="77777777" w:rsidR="009A27B3" w:rsidRDefault="009A27B3" w:rsidP="00C55B7B">
            <w:pPr>
              <w:pStyle w:val="BodyText"/>
              <w:rPr>
                <w:b/>
                <w:lang w:eastAsia="pt-BR"/>
              </w:rPr>
            </w:pPr>
          </w:p>
        </w:tc>
      </w:tr>
    </w:tbl>
    <w:p w14:paraId="10A00C01" w14:textId="77777777" w:rsidR="00C55B7B" w:rsidRPr="00C55B7B" w:rsidRDefault="00C55B7B" w:rsidP="00C55B7B">
      <w:pPr>
        <w:pStyle w:val="BodyText"/>
        <w:rPr>
          <w:b/>
          <w:lang w:eastAsia="pt-BR"/>
        </w:rPr>
      </w:pPr>
    </w:p>
    <w:p w14:paraId="5BC69EE1" w14:textId="47A34BA9" w:rsidR="00C55B7B" w:rsidRPr="009A27B3" w:rsidRDefault="00EC5AA5" w:rsidP="009A27B3">
      <w:pPr>
        <w:spacing w:before="0" w:after="0" w:line="240" w:lineRule="auto"/>
        <w:jc w:val="left"/>
        <w:rPr>
          <w:rFonts w:ascii="Arial" w:hAnsi="Arial" w:cs="Verdana"/>
          <w:b/>
          <w:szCs w:val="22"/>
          <w:lang w:eastAsia="pt-BR"/>
        </w:rPr>
      </w:pPr>
      <w:del w:id="278" w:author="rui guirrugo" w:date="2016-05-29T10:40:00Z">
        <w:r w:rsidDel="009C0141">
          <w:rPr>
            <w:b/>
            <w:lang w:eastAsia="pt-BR"/>
          </w:rPr>
          <w:br w:type="page"/>
        </w:r>
      </w:del>
    </w:p>
    <w:p w14:paraId="11A114B5" w14:textId="13477CCF" w:rsidR="00544FAC" w:rsidRDefault="00544FAC" w:rsidP="00142DBE">
      <w:pPr>
        <w:pStyle w:val="Heading3"/>
        <w:pPrChange w:id="279" w:author="rui guirrugo" w:date="2016-05-29T01:22:00Z">
          <w:pPr>
            <w:pStyle w:val="Heading3"/>
          </w:pPr>
        </w:pPrChange>
      </w:pPr>
      <w:bookmarkStart w:id="280" w:name="_Toc440445246"/>
      <w:r w:rsidRPr="00544FAC">
        <w:t>Tecnologias de desenvolvimento</w:t>
      </w:r>
      <w:bookmarkEnd w:id="2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27B3" w14:paraId="3EE267C8" w14:textId="77777777" w:rsidTr="009A27B3">
        <w:tc>
          <w:tcPr>
            <w:tcW w:w="9062" w:type="dxa"/>
          </w:tcPr>
          <w:p w14:paraId="5DE56939" w14:textId="77777777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D32FB8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>
              <w:rPr>
                <w:rFonts w:ascii="Times New Roman" w:hAnsi="Times New Roman" w:cs="Times New Roman"/>
                <w:lang w:eastAsia="pt-BR"/>
              </w:rPr>
              <w:t>Eclipse</w:t>
            </w:r>
          </w:p>
          <w:p w14:paraId="45029A08" w14:textId="77777777" w:rsidR="009A27B3" w:rsidRPr="00AB55D4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>
              <w:rPr>
                <w:rFonts w:ascii="Times New Roman" w:hAnsi="Times New Roman" w:cs="Times New Roman"/>
                <w:lang w:eastAsia="pt-BR"/>
              </w:rPr>
              <w:t>Ambiente de Desenvolvimento</w:t>
            </w:r>
          </w:p>
          <w:p w14:paraId="0FDBF515" w14:textId="018A3398" w:rsidR="009A27B3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Versão:</w:t>
            </w:r>
            <w:r w:rsidRPr="00AB55D4">
              <w:rPr>
                <w:rFonts w:ascii="Times New Roman" w:hAnsi="Times New Roman" w:cs="Times New Roman"/>
                <w:b/>
                <w:lang w:eastAsia="pt-BR"/>
              </w:rPr>
              <w:t xml:space="preserve"> </w:t>
            </w:r>
            <w:del w:id="281" w:author="rui guirrugo" w:date="2016-05-28T20:34:00Z">
              <w:r w:rsidRPr="00EC5AA5" w:rsidDel="009E33D1">
                <w:rPr>
                  <w:rFonts w:ascii="Times New Roman" w:hAnsi="Times New Roman" w:cs="Times New Roman"/>
                  <w:lang w:eastAsia="pt-BR"/>
                </w:rPr>
                <w:delText xml:space="preserve">Luna </w:delText>
              </w:r>
            </w:del>
            <w:ins w:id="282" w:author="rui guirrugo" w:date="2016-05-28T20:34:00Z">
              <w:r w:rsidR="009E33D1">
                <w:rPr>
                  <w:rFonts w:ascii="Times New Roman" w:hAnsi="Times New Roman" w:cs="Times New Roman"/>
                  <w:lang w:eastAsia="pt-BR"/>
                </w:rPr>
                <w:t>Mars</w:t>
              </w:r>
              <w:r w:rsidR="009E33D1" w:rsidRPr="00EC5AA5">
                <w:rPr>
                  <w:rFonts w:ascii="Times New Roman" w:hAnsi="Times New Roman" w:cs="Times New Roman"/>
                  <w:lang w:eastAsia="pt-BR"/>
                </w:rPr>
                <w:t xml:space="preserve"> </w:t>
              </w:r>
            </w:ins>
            <w:r w:rsidRPr="00EC5AA5">
              <w:rPr>
                <w:rFonts w:ascii="Times New Roman" w:hAnsi="Times New Roman" w:cs="Times New Roman"/>
                <w:lang w:eastAsia="pt-BR"/>
              </w:rPr>
              <w:t>Service Release 2 (</w:t>
            </w:r>
            <w:ins w:id="283" w:author="rui guirrugo" w:date="2016-05-28T20:34:00Z">
              <w:r w:rsidR="009E33D1">
                <w:rPr>
                  <w:rFonts w:ascii="Times New Roman" w:hAnsi="Times New Roman" w:cs="Times New Roman"/>
                  <w:lang w:eastAsia="pt-BR"/>
                </w:rPr>
                <w:t>5.0</w:t>
              </w:r>
            </w:ins>
            <w:del w:id="284" w:author="rui guirrugo" w:date="2016-05-28T20:34:00Z">
              <w:r w:rsidRPr="00EC5AA5" w:rsidDel="009E33D1">
                <w:rPr>
                  <w:rFonts w:ascii="Times New Roman" w:hAnsi="Times New Roman" w:cs="Times New Roman"/>
                  <w:lang w:eastAsia="pt-BR"/>
                </w:rPr>
                <w:delText>4.4</w:delText>
              </w:r>
            </w:del>
            <w:r w:rsidRPr="00EC5AA5">
              <w:rPr>
                <w:rFonts w:ascii="Times New Roman" w:hAnsi="Times New Roman" w:cs="Times New Roman"/>
                <w:lang w:eastAsia="pt-BR"/>
              </w:rPr>
              <w:t>.2)</w:t>
            </w:r>
          </w:p>
          <w:p w14:paraId="0455E7BF" w14:textId="77777777" w:rsidR="009A27B3" w:rsidRPr="00AB55D4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6EA837F1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 w:rsidRPr="00AB55D4">
              <w:rPr>
                <w:rFonts w:ascii="Times New Roman" w:hAnsi="Times New Roman" w:cs="Times New Roman"/>
                <w:lang w:eastAsia="pt-BR"/>
              </w:rPr>
              <w:t xml:space="preserve"> </w:t>
            </w:r>
            <w:r>
              <w:rPr>
                <w:rFonts w:ascii="Times New Roman" w:hAnsi="Times New Roman" w:cs="Times New Roman"/>
                <w:lang w:eastAsia="pt-BR"/>
              </w:rPr>
              <w:t>Ferramenta de Desenvolvimento, Compilador de Codigo, Editor de Texto</w:t>
            </w:r>
          </w:p>
          <w:p w14:paraId="4677032C" w14:textId="77777777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>
              <w:rPr>
                <w:rFonts w:ascii="Times New Roman" w:hAnsi="Times New Roman" w:cs="Times New Roman"/>
                <w:lang w:eastAsia="pt-BR"/>
              </w:rPr>
              <w:t xml:space="preserve">NetBeans, Dr.Java </w:t>
            </w:r>
          </w:p>
          <w:p w14:paraId="5EC19B1B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446838C5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Versatilidade </w:t>
            </w:r>
          </w:p>
          <w:p w14:paraId="6D56AEDC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Alta compatibilidade com diferentes linguagens de programação </w:t>
            </w:r>
          </w:p>
          <w:p w14:paraId="317F3133" w14:textId="77777777" w:rsidR="009A27B3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  <w:p w14:paraId="14669803" w14:textId="77777777" w:rsidR="009A27B3" w:rsidRDefault="009A27B3" w:rsidP="00EC5AA5">
            <w:pPr>
              <w:pStyle w:val="BodyText"/>
              <w:rPr>
                <w:lang w:eastAsia="pt-BR"/>
              </w:rPr>
            </w:pPr>
          </w:p>
        </w:tc>
      </w:tr>
      <w:tr w:rsidR="009A27B3" w14:paraId="3465BA46" w14:textId="77777777" w:rsidTr="009A27B3">
        <w:tc>
          <w:tcPr>
            <w:tcW w:w="9062" w:type="dxa"/>
          </w:tcPr>
          <w:p w14:paraId="4A9C2BF1" w14:textId="7309192A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D32FB8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del w:id="285" w:author="rui guirrugo" w:date="2016-05-28T20:32:00Z">
              <w:r w:rsidDel="009E33D1">
                <w:rPr>
                  <w:rFonts w:ascii="Times New Roman" w:hAnsi="Times New Roman" w:cs="Times New Roman"/>
                  <w:lang w:eastAsia="pt-BR"/>
                </w:rPr>
                <w:delText>WindowsBuilder</w:delText>
              </w:r>
            </w:del>
            <w:ins w:id="286" w:author="rui guirrugo" w:date="2016-05-28T20:32:00Z">
              <w:r w:rsidR="009E33D1">
                <w:rPr>
                  <w:rFonts w:ascii="Times New Roman" w:hAnsi="Times New Roman" w:cs="Times New Roman"/>
                  <w:lang w:eastAsia="pt-BR"/>
                </w:rPr>
                <w:t>ZK Studio</w:t>
              </w:r>
            </w:ins>
          </w:p>
          <w:p w14:paraId="644E89BA" w14:textId="77777777" w:rsidR="009A27B3" w:rsidRPr="00AB55D4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340681DB" w14:textId="3ABB3DBE" w:rsidR="009A27B3" w:rsidRPr="009A27B3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9A27B3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del w:id="287" w:author="rui guirrugo" w:date="2016-05-28T20:32:00Z">
              <w:r w:rsidRPr="009A27B3" w:rsidDel="009E33D1">
                <w:rPr>
                  <w:rFonts w:ascii="Times New Roman" w:hAnsi="Times New Roman" w:cs="Times New Roman"/>
                  <w:lang w:eastAsia="pt-BR"/>
                </w:rPr>
                <w:delText>1.8.0.</w:delText>
              </w:r>
            </w:del>
            <w:ins w:id="288" w:author="rui guirrugo" w:date="2016-05-28T20:32:00Z">
              <w:r w:rsidR="009E33D1">
                <w:rPr>
                  <w:rFonts w:ascii="Times New Roman" w:hAnsi="Times New Roman" w:cs="Times New Roman"/>
                  <w:lang w:eastAsia="pt-BR"/>
                </w:rPr>
                <w:t>2.0.</w:t>
              </w:r>
            </w:ins>
            <w:r w:rsidRPr="009A27B3">
              <w:rPr>
                <w:rFonts w:ascii="Times New Roman" w:hAnsi="Times New Roman" w:cs="Times New Roman"/>
                <w:lang w:eastAsia="pt-BR"/>
              </w:rPr>
              <w:t>r44x201506110824</w:t>
            </w:r>
            <w:r w:rsidRPr="009A27B3">
              <w:rPr>
                <w:rFonts w:ascii="Times New Roman" w:hAnsi="Times New Roman" w:cs="Times New Roman"/>
                <w:lang w:eastAsia="pt-BR"/>
              </w:rPr>
              <w:tab/>
            </w:r>
          </w:p>
          <w:p w14:paraId="78B08DDD" w14:textId="77777777" w:rsidR="009A27B3" w:rsidRPr="00B00C9C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B00C9C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B00C9C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283F594A" w14:textId="77777777" w:rsidR="009A27B3" w:rsidRPr="00B00C9C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>
              <w:rPr>
                <w:rFonts w:ascii="Times New Roman" w:hAnsi="Times New Roman" w:cs="Times New Roman"/>
                <w:lang w:eastAsia="pt-BR"/>
              </w:rPr>
              <w:t xml:space="preserve"> Editor Grafico para Framework Swing</w:t>
            </w:r>
          </w:p>
          <w:p w14:paraId="2151250E" w14:textId="77777777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>
              <w:rPr>
                <w:rFonts w:ascii="Times New Roman" w:hAnsi="Times New Roman" w:cs="Times New Roman"/>
                <w:lang w:eastAsia="pt-BR"/>
              </w:rPr>
              <w:t xml:space="preserve">NetBeans </w:t>
            </w:r>
          </w:p>
          <w:p w14:paraId="41075444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513887CC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Baixo consumo de recursos</w:t>
            </w:r>
          </w:p>
          <w:p w14:paraId="00BE87D0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286CDCDA" w14:textId="77777777" w:rsidR="009A27B3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  <w:p w14:paraId="0EB44272" w14:textId="77777777" w:rsidR="009A27B3" w:rsidRDefault="009A27B3" w:rsidP="00EC5AA5">
            <w:pPr>
              <w:pStyle w:val="BodyText"/>
              <w:rPr>
                <w:lang w:eastAsia="pt-BR"/>
              </w:rPr>
            </w:pPr>
          </w:p>
        </w:tc>
      </w:tr>
      <w:tr w:rsidR="009A27B3" w14:paraId="6D175476" w14:textId="77777777" w:rsidTr="009A27B3">
        <w:tc>
          <w:tcPr>
            <w:tcW w:w="9062" w:type="dxa"/>
          </w:tcPr>
          <w:p w14:paraId="0F56C531" w14:textId="67C1E1D3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D32FB8">
              <w:rPr>
                <w:rFonts w:ascii="Times New Roman" w:hAnsi="Times New Roman" w:cs="Times New Roman"/>
                <w:b/>
                <w:lang w:eastAsia="pt-BR"/>
              </w:rPr>
              <w:t xml:space="preserve">Nome: </w:t>
            </w:r>
            <w:r>
              <w:rPr>
                <w:rFonts w:ascii="Times New Roman" w:hAnsi="Times New Roman" w:cs="Times New Roman"/>
                <w:lang w:eastAsia="pt-BR"/>
              </w:rPr>
              <w:t>Spring</w:t>
            </w:r>
          </w:p>
          <w:p w14:paraId="0ED79AA2" w14:textId="77777777" w:rsidR="009A27B3" w:rsidRPr="00AB55D4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Tipo de Ferramenta: </w:t>
            </w:r>
            <w:r>
              <w:rPr>
                <w:rFonts w:ascii="Times New Roman" w:hAnsi="Times New Roman" w:cs="Times New Roman"/>
                <w:lang w:eastAsia="pt-BR"/>
              </w:rPr>
              <w:t>Plugin de Desenvolvimento</w:t>
            </w:r>
          </w:p>
          <w:p w14:paraId="0053E450" w14:textId="456A70FB" w:rsidR="009A27B3" w:rsidRPr="009A27B3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9A27B3">
              <w:rPr>
                <w:rFonts w:ascii="Times New Roman" w:hAnsi="Times New Roman" w:cs="Times New Roman"/>
                <w:b/>
                <w:lang w:eastAsia="pt-BR"/>
              </w:rPr>
              <w:t xml:space="preserve">Versão: </w:t>
            </w:r>
            <w:r>
              <w:rPr>
                <w:rFonts w:ascii="Times New Roman" w:hAnsi="Times New Roman" w:cs="Times New Roman"/>
                <w:lang w:eastAsia="pt-BR"/>
              </w:rPr>
              <w:t>3.0.4</w:t>
            </w:r>
            <w:r w:rsidRPr="009A27B3">
              <w:rPr>
                <w:rFonts w:ascii="Times New Roman" w:hAnsi="Times New Roman" w:cs="Times New Roman"/>
                <w:lang w:eastAsia="pt-BR"/>
              </w:rPr>
              <w:tab/>
            </w:r>
          </w:p>
          <w:p w14:paraId="2D6A9207" w14:textId="77777777" w:rsidR="009A27B3" w:rsidRPr="00B00C9C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 w:rsidRPr="00B00C9C">
              <w:rPr>
                <w:rFonts w:ascii="Times New Roman" w:hAnsi="Times New Roman" w:cs="Times New Roman"/>
                <w:b/>
                <w:lang w:eastAsia="pt-BR"/>
              </w:rPr>
              <w:t xml:space="preserve">Autor/Companhia: </w:t>
            </w:r>
            <w:r w:rsidRPr="00B00C9C">
              <w:rPr>
                <w:rFonts w:ascii="Times New Roman" w:hAnsi="Times New Roman" w:cs="Times New Roman"/>
                <w:lang w:eastAsia="pt-BR"/>
              </w:rPr>
              <w:t>Oracle</w:t>
            </w:r>
          </w:p>
          <w:p w14:paraId="6C70DC86" w14:textId="77777777" w:rsidR="009A27B3" w:rsidRPr="00B00C9C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Função:</w:t>
            </w:r>
            <w:r>
              <w:rPr>
                <w:rFonts w:ascii="Times New Roman" w:hAnsi="Times New Roman" w:cs="Times New Roman"/>
                <w:lang w:eastAsia="pt-BR"/>
              </w:rPr>
              <w:t xml:space="preserve"> Editor Grafico para Framework Swing</w:t>
            </w:r>
          </w:p>
          <w:p w14:paraId="40C901EE" w14:textId="77777777" w:rsidR="009A27B3" w:rsidRPr="00D32FB8" w:rsidRDefault="009A27B3" w:rsidP="009A27B3">
            <w:pPr>
              <w:pStyle w:val="BodyText"/>
              <w:rPr>
                <w:rFonts w:ascii="Times New Roman" w:hAnsi="Times New Roman" w:cs="Times New Roman"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 xml:space="preserve">Ferramenta Similar: </w:t>
            </w:r>
            <w:r>
              <w:rPr>
                <w:rFonts w:ascii="Times New Roman" w:hAnsi="Times New Roman" w:cs="Times New Roman"/>
                <w:lang w:eastAsia="pt-BR"/>
              </w:rPr>
              <w:t xml:space="preserve">NetBeans </w:t>
            </w:r>
          </w:p>
          <w:p w14:paraId="7A5BEE09" w14:textId="77777777" w:rsidR="009A27B3" w:rsidRDefault="009A27B3" w:rsidP="009A27B3">
            <w:pPr>
              <w:pStyle w:val="BodyText"/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b/>
                <w:lang w:eastAsia="pt-BR"/>
              </w:rPr>
              <w:t>Motivações de escolha:</w:t>
            </w:r>
          </w:p>
          <w:p w14:paraId="33C7C2A9" w14:textId="77777777" w:rsidR="009A27B3" w:rsidRPr="00D32FB8" w:rsidRDefault="009A27B3" w:rsidP="009A27B3">
            <w:pPr>
              <w:pStyle w:val="BodyText"/>
              <w:numPr>
                <w:ilvl w:val="0"/>
                <w:numId w:val="26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Baixo consumo de recursos</w:t>
            </w:r>
          </w:p>
          <w:p w14:paraId="11839CBF" w14:textId="77777777" w:rsidR="009A27B3" w:rsidRPr="00D32FB8" w:rsidRDefault="009A27B3" w:rsidP="009A27B3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 xml:space="preserve">Alta compatibilidade com eclipse </w:t>
            </w:r>
          </w:p>
          <w:p w14:paraId="3DA7E55F" w14:textId="534D3E0E" w:rsidR="009A27B3" w:rsidRPr="009A27B3" w:rsidRDefault="009A27B3" w:rsidP="00EC5AA5">
            <w:pPr>
              <w:pStyle w:val="BodyText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lang w:eastAsia="pt-BR"/>
              </w:rPr>
            </w:pPr>
            <w:r>
              <w:rPr>
                <w:rFonts w:ascii="Times New Roman" w:hAnsi="Times New Roman" w:cs="Times New Roman"/>
                <w:lang w:eastAsia="pt-BR"/>
              </w:rPr>
              <w:t>Alto suporte para diferentes plugins.</w:t>
            </w:r>
          </w:p>
        </w:tc>
      </w:tr>
      <w:tr w:rsidR="009E33D1" w:rsidRPr="00CD06D3" w14:paraId="243B3609" w14:textId="77777777" w:rsidTr="009E33D1">
        <w:trPr>
          <w:ins w:id="289" w:author="rui guirrugo" w:date="2016-05-28T20:33:00Z"/>
        </w:trPr>
        <w:tc>
          <w:tcPr>
            <w:tcW w:w="9062" w:type="dxa"/>
          </w:tcPr>
          <w:p w14:paraId="5A109A3F" w14:textId="65927335" w:rsidR="009E33D1" w:rsidRPr="00D32FB8" w:rsidRDefault="009E33D1" w:rsidP="00CD06D3">
            <w:pPr>
              <w:pStyle w:val="BodyText"/>
              <w:rPr>
                <w:ins w:id="290" w:author="rui guirrugo" w:date="2016-05-28T20:33:00Z"/>
                <w:rFonts w:ascii="Times New Roman" w:hAnsi="Times New Roman" w:cs="Times New Roman"/>
                <w:lang w:eastAsia="pt-BR"/>
              </w:rPr>
            </w:pPr>
            <w:ins w:id="291" w:author="rui guirrugo" w:date="2016-05-28T20:33:00Z">
              <w:r w:rsidRPr="00D32FB8">
                <w:rPr>
                  <w:rFonts w:ascii="Times New Roman" w:hAnsi="Times New Roman" w:cs="Times New Roman"/>
                  <w:b/>
                  <w:lang w:eastAsia="pt-BR"/>
                </w:rPr>
                <w:t xml:space="preserve">Nome: </w:t>
              </w:r>
              <w:r>
                <w:rPr>
                  <w:rFonts w:ascii="Times New Roman" w:hAnsi="Times New Roman" w:cs="Times New Roman"/>
                  <w:lang w:eastAsia="pt-BR"/>
                </w:rPr>
                <w:t>Web4theJob</w:t>
              </w:r>
            </w:ins>
          </w:p>
          <w:p w14:paraId="49FA3CF3" w14:textId="6347B05F" w:rsidR="009E33D1" w:rsidRPr="00AB55D4" w:rsidRDefault="009E33D1" w:rsidP="00CD06D3">
            <w:pPr>
              <w:pStyle w:val="BodyText"/>
              <w:rPr>
                <w:ins w:id="292" w:author="rui guirrugo" w:date="2016-05-28T20:33:00Z"/>
                <w:rFonts w:ascii="Times New Roman" w:hAnsi="Times New Roman" w:cs="Times New Roman"/>
                <w:lang w:eastAsia="pt-BR"/>
              </w:rPr>
            </w:pPr>
            <w:ins w:id="293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 xml:space="preserve">Tipo de Ferramenta: </w:t>
              </w:r>
              <w:r>
                <w:rPr>
                  <w:rFonts w:ascii="Times New Roman" w:hAnsi="Times New Roman" w:cs="Times New Roman"/>
                  <w:lang w:eastAsia="pt-BR"/>
                </w:rPr>
                <w:t>Ambiente de Desenvolvimento</w:t>
              </w:r>
            </w:ins>
            <w:ins w:id="294" w:author="rui guirrugo" w:date="2016-05-28T20:34:00Z">
              <w:r>
                <w:rPr>
                  <w:rFonts w:ascii="Times New Roman" w:hAnsi="Times New Roman" w:cs="Times New Roman"/>
                  <w:lang w:eastAsia="pt-BR"/>
                </w:rPr>
                <w:t xml:space="preserve"> ZK</w:t>
              </w:r>
            </w:ins>
          </w:p>
          <w:p w14:paraId="20011CDB" w14:textId="0176BB91" w:rsidR="009E33D1" w:rsidRDefault="009E33D1" w:rsidP="00CD06D3">
            <w:pPr>
              <w:pStyle w:val="BodyText"/>
              <w:rPr>
                <w:ins w:id="295" w:author="rui guirrugo" w:date="2016-05-28T20:33:00Z"/>
                <w:rFonts w:ascii="Times New Roman" w:hAnsi="Times New Roman" w:cs="Times New Roman"/>
                <w:lang w:eastAsia="pt-BR"/>
              </w:rPr>
            </w:pPr>
            <w:ins w:id="296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>Versão:</w:t>
              </w:r>
              <w:r w:rsidRPr="00AB55D4">
                <w:rPr>
                  <w:rFonts w:ascii="Times New Roman" w:hAnsi="Times New Roman" w:cs="Times New Roman"/>
                  <w:b/>
                  <w:lang w:eastAsia="pt-BR"/>
                </w:rPr>
                <w:t xml:space="preserve"> </w:t>
              </w:r>
            </w:ins>
            <w:ins w:id="297" w:author="rui guirrugo" w:date="2016-05-28T20:35:00Z">
              <w:r w:rsidRPr="009E33D1">
                <w:rPr>
                  <w:rFonts w:ascii="Times New Roman" w:hAnsi="Times New Roman" w:cs="Times New Roman"/>
                  <w:lang w:eastAsia="pt-BR"/>
                  <w:rPrChange w:id="298" w:author="rui guirrugo" w:date="2016-05-28T20:35:00Z">
                    <w:rPr>
                      <w:rFonts w:ascii="Times New Roman" w:hAnsi="Times New Roman" w:cs="Times New Roman"/>
                      <w:b/>
                      <w:lang w:eastAsia="pt-BR"/>
                    </w:rPr>
                  </w:rPrChange>
                </w:rPr>
                <w:t>1.3.4-SNAPSHOT</w:t>
              </w:r>
            </w:ins>
          </w:p>
          <w:p w14:paraId="65BCCA95" w14:textId="2FC794EF" w:rsidR="009E33D1" w:rsidRPr="00AB55D4" w:rsidRDefault="009E33D1" w:rsidP="00CD06D3">
            <w:pPr>
              <w:pStyle w:val="BodyText"/>
              <w:rPr>
                <w:ins w:id="299" w:author="rui guirrugo" w:date="2016-05-28T20:33:00Z"/>
                <w:rFonts w:ascii="Times New Roman" w:hAnsi="Times New Roman" w:cs="Times New Roman"/>
                <w:lang w:eastAsia="pt-BR"/>
              </w:rPr>
            </w:pPr>
            <w:ins w:id="300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 xml:space="preserve">Autor/Companhia: </w:t>
              </w:r>
            </w:ins>
            <w:ins w:id="301" w:author="rui guirrugo" w:date="2016-05-28T20:35:00Z">
              <w:r>
                <w:rPr>
                  <w:rFonts w:ascii="Times New Roman" w:hAnsi="Times New Roman" w:cs="Times New Roman"/>
                  <w:lang w:eastAsia="pt-BR"/>
                </w:rPr>
                <w:t>web4thejob.Project</w:t>
              </w:r>
            </w:ins>
          </w:p>
          <w:p w14:paraId="16B4ABD8" w14:textId="77777777" w:rsidR="009E33D1" w:rsidRDefault="009E33D1" w:rsidP="00CD06D3">
            <w:pPr>
              <w:pStyle w:val="BodyText"/>
              <w:rPr>
                <w:ins w:id="302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03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>Função:</w:t>
              </w:r>
              <w:r w:rsidRPr="00AB55D4">
                <w:rPr>
                  <w:rFonts w:ascii="Times New Roman" w:hAnsi="Times New Roman" w:cs="Times New Roman"/>
                  <w:lang w:eastAsia="pt-BR"/>
                </w:rPr>
                <w:t xml:space="preserve"> </w:t>
              </w:r>
              <w:r>
                <w:rPr>
                  <w:rFonts w:ascii="Times New Roman" w:hAnsi="Times New Roman" w:cs="Times New Roman"/>
                  <w:lang w:eastAsia="pt-BR"/>
                </w:rPr>
                <w:t>Ferramenta de Desenvolvimento, Compilador de Codigo, Editor de Texto</w:t>
              </w:r>
            </w:ins>
          </w:p>
          <w:p w14:paraId="2C313EA8" w14:textId="64D9B48F" w:rsidR="009E33D1" w:rsidRPr="00D32FB8" w:rsidRDefault="009E33D1" w:rsidP="00CD06D3">
            <w:pPr>
              <w:pStyle w:val="BodyText"/>
              <w:rPr>
                <w:ins w:id="304" w:author="rui guirrugo" w:date="2016-05-28T20:33:00Z"/>
                <w:rFonts w:ascii="Times New Roman" w:hAnsi="Times New Roman" w:cs="Times New Roman"/>
                <w:lang w:eastAsia="pt-BR"/>
              </w:rPr>
            </w:pPr>
            <w:ins w:id="305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 xml:space="preserve">Ferramenta Similar: </w:t>
              </w:r>
              <w:r>
                <w:rPr>
                  <w:rFonts w:ascii="Times New Roman" w:hAnsi="Times New Roman" w:cs="Times New Roman"/>
                  <w:lang w:eastAsia="pt-BR"/>
                </w:rPr>
                <w:t>NetBeans, Dr.Java</w:t>
              </w:r>
            </w:ins>
            <w:ins w:id="306" w:author="rui guirrugo" w:date="2016-05-28T20:37:00Z">
              <w:r>
                <w:rPr>
                  <w:rFonts w:ascii="Times New Roman" w:hAnsi="Times New Roman" w:cs="Times New Roman"/>
                  <w:lang w:eastAsia="pt-BR"/>
                </w:rPr>
                <w:t>, WindowsBuilder</w:t>
              </w:r>
            </w:ins>
            <w:ins w:id="307" w:author="rui guirrugo" w:date="2016-05-28T20:33:00Z">
              <w:r>
                <w:rPr>
                  <w:rFonts w:ascii="Times New Roman" w:hAnsi="Times New Roman" w:cs="Times New Roman"/>
                  <w:lang w:eastAsia="pt-BR"/>
                </w:rPr>
                <w:t xml:space="preserve"> </w:t>
              </w:r>
            </w:ins>
          </w:p>
          <w:p w14:paraId="783D8DEB" w14:textId="77777777" w:rsidR="009E33D1" w:rsidRDefault="009E33D1" w:rsidP="00CD06D3">
            <w:pPr>
              <w:pStyle w:val="BodyText"/>
              <w:rPr>
                <w:ins w:id="308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09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>Motivações de escolha:</w:t>
              </w:r>
            </w:ins>
          </w:p>
          <w:p w14:paraId="6C7A56DF" w14:textId="77777777" w:rsidR="009E33D1" w:rsidRPr="00D32FB8" w:rsidRDefault="009E33D1" w:rsidP="00CD06D3">
            <w:pPr>
              <w:pStyle w:val="BodyText"/>
              <w:numPr>
                <w:ilvl w:val="0"/>
                <w:numId w:val="25"/>
              </w:numPr>
              <w:rPr>
                <w:ins w:id="310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11" w:author="rui guirrugo" w:date="2016-05-28T20:33:00Z">
              <w:r>
                <w:rPr>
                  <w:rFonts w:ascii="Times New Roman" w:hAnsi="Times New Roman" w:cs="Times New Roman"/>
                  <w:lang w:eastAsia="pt-BR"/>
                </w:rPr>
                <w:t xml:space="preserve">Versatilidade </w:t>
              </w:r>
            </w:ins>
          </w:p>
          <w:p w14:paraId="2C63956F" w14:textId="77777777" w:rsidR="009E33D1" w:rsidRPr="00D32FB8" w:rsidRDefault="009E33D1" w:rsidP="00CD06D3">
            <w:pPr>
              <w:pStyle w:val="BodyText"/>
              <w:numPr>
                <w:ilvl w:val="0"/>
                <w:numId w:val="25"/>
              </w:numPr>
              <w:rPr>
                <w:ins w:id="312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13" w:author="rui guirrugo" w:date="2016-05-28T20:33:00Z">
              <w:r>
                <w:rPr>
                  <w:rFonts w:ascii="Times New Roman" w:hAnsi="Times New Roman" w:cs="Times New Roman"/>
                  <w:lang w:eastAsia="pt-BR"/>
                </w:rPr>
                <w:t xml:space="preserve">Alta compatibilidade com diferentes linguagens de programação </w:t>
              </w:r>
            </w:ins>
          </w:p>
          <w:p w14:paraId="036896E0" w14:textId="4278E355" w:rsidR="009E33D1" w:rsidRPr="009E33D1" w:rsidRDefault="009E33D1" w:rsidP="00CD06D3">
            <w:pPr>
              <w:pStyle w:val="BodyText"/>
              <w:numPr>
                <w:ilvl w:val="0"/>
                <w:numId w:val="25"/>
              </w:numPr>
              <w:rPr>
                <w:ins w:id="314" w:author="rui guirrugo" w:date="2016-05-28T20:37:00Z"/>
                <w:rFonts w:ascii="Times New Roman" w:hAnsi="Times New Roman" w:cs="Times New Roman"/>
                <w:b/>
                <w:lang w:eastAsia="pt-BR"/>
                <w:rPrChange w:id="315" w:author="rui guirrugo" w:date="2016-05-28T20:37:00Z">
                  <w:rPr>
                    <w:ins w:id="316" w:author="rui guirrugo" w:date="2016-05-28T20:37:00Z"/>
                    <w:rFonts w:ascii="Times New Roman" w:hAnsi="Times New Roman" w:cs="Times New Roman"/>
                    <w:lang w:eastAsia="pt-BR"/>
                  </w:rPr>
                </w:rPrChange>
              </w:rPr>
            </w:pPr>
            <w:ins w:id="317" w:author="rui guirrugo" w:date="2016-05-28T20:33:00Z">
              <w:r>
                <w:rPr>
                  <w:rFonts w:ascii="Times New Roman" w:hAnsi="Times New Roman" w:cs="Times New Roman"/>
                  <w:lang w:eastAsia="pt-BR"/>
                </w:rPr>
                <w:t>Alto suporte para diferentes plugins.</w:t>
              </w:r>
            </w:ins>
          </w:p>
          <w:p w14:paraId="32B60A6C" w14:textId="416B945C" w:rsidR="009E33D1" w:rsidRPr="006C2FA8" w:rsidRDefault="009E33D1" w:rsidP="00CD06D3">
            <w:pPr>
              <w:pStyle w:val="BodyText"/>
              <w:numPr>
                <w:ilvl w:val="0"/>
                <w:numId w:val="25"/>
              </w:numPr>
              <w:rPr>
                <w:ins w:id="318" w:author="rui guirrugo" w:date="2016-05-28T20:33:00Z"/>
                <w:rFonts w:ascii="Times New Roman" w:hAnsi="Times New Roman" w:cs="Times New Roman"/>
                <w:b/>
                <w:lang w:val="en-US" w:eastAsia="pt-BR"/>
                <w:rPrChange w:id="319" w:author="rui guirrugo" w:date="2016-05-28T20:42:00Z">
                  <w:rPr>
                    <w:ins w:id="320" w:author="rui guirrugo" w:date="2016-05-28T20:33:00Z"/>
                    <w:rFonts w:ascii="Times New Roman" w:hAnsi="Times New Roman" w:cs="Times New Roman"/>
                    <w:b/>
                    <w:lang w:eastAsia="pt-BR"/>
                  </w:rPr>
                </w:rPrChange>
              </w:rPr>
            </w:pPr>
            <w:ins w:id="321" w:author="rui guirrugo" w:date="2016-05-28T20:37:00Z">
              <w:r w:rsidRPr="006C2FA8">
                <w:rPr>
                  <w:rFonts w:ascii="Times New Roman" w:hAnsi="Times New Roman" w:cs="Times New Roman"/>
                  <w:lang w:val="en-US" w:eastAsia="pt-BR"/>
                  <w:rPrChange w:id="322" w:author="rui guirrugo" w:date="2016-05-28T20:4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>Único WYSIWYG</w:t>
              </w:r>
            </w:ins>
            <w:ins w:id="323" w:author="rui guirrugo" w:date="2016-05-28T20:38:00Z">
              <w:r w:rsidR="006C2FA8" w:rsidRPr="006C2FA8">
                <w:rPr>
                  <w:rFonts w:ascii="Times New Roman" w:hAnsi="Times New Roman" w:cs="Times New Roman"/>
                  <w:lang w:val="en-US" w:eastAsia="pt-BR"/>
                  <w:rPrChange w:id="324" w:author="rui guirrugo" w:date="2016-05-28T20:4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 xml:space="preserve"> (What You See Is What You Get)</w:t>
              </w:r>
            </w:ins>
            <w:ins w:id="325" w:author="rui guirrugo" w:date="2016-05-28T20:37:00Z">
              <w:r w:rsidRPr="006C2FA8">
                <w:rPr>
                  <w:rFonts w:ascii="Times New Roman" w:hAnsi="Times New Roman" w:cs="Times New Roman"/>
                  <w:lang w:val="en-US" w:eastAsia="pt-BR"/>
                  <w:rPrChange w:id="326" w:author="rui guirrugo" w:date="2016-05-28T20:4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 xml:space="preserve"> editor para ZUML.</w:t>
              </w:r>
            </w:ins>
          </w:p>
          <w:p w14:paraId="5E70B0CB" w14:textId="77777777" w:rsidR="009E33D1" w:rsidRPr="006C2FA8" w:rsidRDefault="009E33D1" w:rsidP="00CD06D3">
            <w:pPr>
              <w:pStyle w:val="BodyText"/>
              <w:rPr>
                <w:ins w:id="327" w:author="rui guirrugo" w:date="2016-05-28T20:33:00Z"/>
                <w:lang w:val="en-US" w:eastAsia="pt-BR"/>
                <w:rPrChange w:id="328" w:author="rui guirrugo" w:date="2016-05-28T20:42:00Z">
                  <w:rPr>
                    <w:ins w:id="329" w:author="rui guirrugo" w:date="2016-05-28T20:33:00Z"/>
                    <w:lang w:eastAsia="pt-BR"/>
                  </w:rPr>
                </w:rPrChange>
              </w:rPr>
            </w:pPr>
          </w:p>
        </w:tc>
      </w:tr>
      <w:tr w:rsidR="009E33D1" w14:paraId="3D1B6901" w14:textId="77777777" w:rsidTr="009E33D1">
        <w:trPr>
          <w:ins w:id="330" w:author="rui guirrugo" w:date="2016-05-28T20:33:00Z"/>
        </w:trPr>
        <w:tc>
          <w:tcPr>
            <w:tcW w:w="9062" w:type="dxa"/>
          </w:tcPr>
          <w:p w14:paraId="0E94CC64" w14:textId="670C3ECA" w:rsidR="009E33D1" w:rsidRPr="006C2FA8" w:rsidRDefault="009E33D1" w:rsidP="00CD06D3">
            <w:pPr>
              <w:pStyle w:val="BodyText"/>
              <w:rPr>
                <w:ins w:id="331" w:author="rui guirrugo" w:date="2016-05-28T20:33:00Z"/>
                <w:rFonts w:ascii="Times New Roman" w:hAnsi="Times New Roman" w:cs="Times New Roman"/>
                <w:lang w:val="en-US" w:eastAsia="pt-BR"/>
                <w:rPrChange w:id="332" w:author="rui guirrugo" w:date="2016-05-28T20:43:00Z">
                  <w:rPr>
                    <w:ins w:id="333" w:author="rui guirrugo" w:date="2016-05-28T20:33:00Z"/>
                    <w:rFonts w:ascii="Times New Roman" w:hAnsi="Times New Roman" w:cs="Times New Roman"/>
                    <w:lang w:eastAsia="pt-BR"/>
                  </w:rPr>
                </w:rPrChange>
              </w:rPr>
            </w:pPr>
            <w:ins w:id="334" w:author="rui guirrugo" w:date="2016-05-28T20:33:00Z">
              <w:r w:rsidRPr="006C2FA8">
                <w:rPr>
                  <w:rFonts w:ascii="Times New Roman" w:hAnsi="Times New Roman" w:cs="Times New Roman"/>
                  <w:b/>
                  <w:lang w:val="en-US" w:eastAsia="pt-BR"/>
                  <w:rPrChange w:id="335" w:author="rui guirrugo" w:date="2016-05-28T20:43:00Z">
                    <w:rPr>
                      <w:rFonts w:ascii="Times New Roman" w:hAnsi="Times New Roman" w:cs="Times New Roman"/>
                      <w:b/>
                      <w:lang w:eastAsia="pt-BR"/>
                    </w:rPr>
                  </w:rPrChange>
                </w:rPr>
                <w:t xml:space="preserve">Nome: </w:t>
              </w:r>
            </w:ins>
            <w:ins w:id="336" w:author="rui guirrugo" w:date="2016-05-28T20:42:00Z">
              <w:r w:rsidR="006C2FA8" w:rsidRPr="006C2FA8">
                <w:rPr>
                  <w:rFonts w:ascii="Times New Roman" w:hAnsi="Times New Roman" w:cs="Times New Roman"/>
                  <w:lang w:val="en-US" w:eastAsia="pt-BR"/>
                  <w:rPrChange w:id="337" w:author="rui guirrugo" w:date="2016-05-28T20:43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>HEDL(Hibernate Entity Definition Language)</w:t>
              </w:r>
            </w:ins>
          </w:p>
          <w:p w14:paraId="7D71D8FD" w14:textId="77777777" w:rsidR="009E33D1" w:rsidRPr="00AB55D4" w:rsidRDefault="009E33D1" w:rsidP="00CD06D3">
            <w:pPr>
              <w:pStyle w:val="BodyText"/>
              <w:rPr>
                <w:ins w:id="338" w:author="rui guirrugo" w:date="2016-05-28T20:33:00Z"/>
                <w:rFonts w:ascii="Times New Roman" w:hAnsi="Times New Roman" w:cs="Times New Roman"/>
                <w:lang w:eastAsia="pt-BR"/>
              </w:rPr>
            </w:pPr>
            <w:ins w:id="339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 xml:space="preserve">Tipo de Ferramenta: </w:t>
              </w:r>
              <w:r>
                <w:rPr>
                  <w:rFonts w:ascii="Times New Roman" w:hAnsi="Times New Roman" w:cs="Times New Roman"/>
                  <w:lang w:eastAsia="pt-BR"/>
                </w:rPr>
                <w:t>Plugin de Desenvolvimento</w:t>
              </w:r>
            </w:ins>
          </w:p>
          <w:p w14:paraId="139E58C0" w14:textId="77777777" w:rsidR="009E33D1" w:rsidRPr="009A27B3" w:rsidRDefault="009E33D1" w:rsidP="00CD06D3">
            <w:pPr>
              <w:pStyle w:val="BodyText"/>
              <w:rPr>
                <w:ins w:id="340" w:author="rui guirrugo" w:date="2016-05-28T20:33:00Z"/>
                <w:rFonts w:ascii="Times New Roman" w:hAnsi="Times New Roman" w:cs="Times New Roman"/>
                <w:lang w:eastAsia="pt-BR"/>
              </w:rPr>
            </w:pPr>
            <w:ins w:id="341" w:author="rui guirrugo" w:date="2016-05-28T20:33:00Z">
              <w:r w:rsidRPr="009A27B3">
                <w:rPr>
                  <w:rFonts w:ascii="Times New Roman" w:hAnsi="Times New Roman" w:cs="Times New Roman"/>
                  <w:b/>
                  <w:lang w:eastAsia="pt-BR"/>
                </w:rPr>
                <w:t xml:space="preserve">Versão: </w:t>
              </w:r>
              <w:r>
                <w:rPr>
                  <w:rFonts w:ascii="Times New Roman" w:hAnsi="Times New Roman" w:cs="Times New Roman"/>
                  <w:lang w:eastAsia="pt-BR"/>
                </w:rPr>
                <w:t>2.0.</w:t>
              </w:r>
              <w:r w:rsidRPr="009A27B3">
                <w:rPr>
                  <w:rFonts w:ascii="Times New Roman" w:hAnsi="Times New Roman" w:cs="Times New Roman"/>
                  <w:lang w:eastAsia="pt-BR"/>
                </w:rPr>
                <w:t>r44x201506110824</w:t>
              </w:r>
              <w:r w:rsidRPr="009A27B3">
                <w:rPr>
                  <w:rFonts w:ascii="Times New Roman" w:hAnsi="Times New Roman" w:cs="Times New Roman"/>
                  <w:lang w:eastAsia="pt-BR"/>
                </w:rPr>
                <w:tab/>
              </w:r>
            </w:ins>
          </w:p>
          <w:p w14:paraId="3CBF7486" w14:textId="77777777" w:rsidR="009E33D1" w:rsidRPr="00B00C9C" w:rsidRDefault="009E33D1" w:rsidP="00CD06D3">
            <w:pPr>
              <w:pStyle w:val="BodyText"/>
              <w:rPr>
                <w:ins w:id="342" w:author="rui guirrugo" w:date="2016-05-28T20:33:00Z"/>
                <w:rFonts w:ascii="Times New Roman" w:hAnsi="Times New Roman" w:cs="Times New Roman"/>
                <w:lang w:eastAsia="pt-BR"/>
              </w:rPr>
            </w:pPr>
            <w:ins w:id="343" w:author="rui guirrugo" w:date="2016-05-28T20:33:00Z">
              <w:r w:rsidRPr="00B00C9C">
                <w:rPr>
                  <w:rFonts w:ascii="Times New Roman" w:hAnsi="Times New Roman" w:cs="Times New Roman"/>
                  <w:b/>
                  <w:lang w:eastAsia="pt-BR"/>
                </w:rPr>
                <w:t xml:space="preserve">Autor/Companhia: </w:t>
              </w:r>
              <w:r w:rsidRPr="00B00C9C">
                <w:rPr>
                  <w:rFonts w:ascii="Times New Roman" w:hAnsi="Times New Roman" w:cs="Times New Roman"/>
                  <w:lang w:eastAsia="pt-BR"/>
                </w:rPr>
                <w:t>Oracle</w:t>
              </w:r>
            </w:ins>
          </w:p>
          <w:p w14:paraId="17E60A0E" w14:textId="625DDCC7" w:rsidR="009E33D1" w:rsidRPr="00B00C9C" w:rsidRDefault="009E33D1" w:rsidP="00CD06D3">
            <w:pPr>
              <w:pStyle w:val="BodyText"/>
              <w:rPr>
                <w:ins w:id="344" w:author="rui guirrugo" w:date="2016-05-28T20:33:00Z"/>
                <w:rFonts w:ascii="Times New Roman" w:hAnsi="Times New Roman" w:cs="Times New Roman"/>
                <w:lang w:eastAsia="pt-BR"/>
              </w:rPr>
            </w:pPr>
            <w:ins w:id="345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>Função:</w:t>
              </w:r>
              <w:r>
                <w:rPr>
                  <w:rFonts w:ascii="Times New Roman" w:hAnsi="Times New Roman" w:cs="Times New Roman"/>
                  <w:lang w:eastAsia="pt-BR"/>
                </w:rPr>
                <w:t xml:space="preserve"> </w:t>
              </w:r>
            </w:ins>
            <w:ins w:id="346" w:author="rui guirrugo" w:date="2016-05-28T20:46:00Z">
              <w:r w:rsidR="006C2FA8">
                <w:rPr>
                  <w:rFonts w:ascii="Times New Roman" w:hAnsi="Times New Roman" w:cs="Times New Roman"/>
                  <w:lang w:eastAsia="pt-BR"/>
                </w:rPr>
                <w:t>Plugin de Definição de Entidade</w:t>
              </w:r>
            </w:ins>
          </w:p>
          <w:p w14:paraId="6F1C7899" w14:textId="77777777" w:rsidR="009E33D1" w:rsidRPr="00D32FB8" w:rsidRDefault="009E33D1" w:rsidP="00CD06D3">
            <w:pPr>
              <w:pStyle w:val="BodyText"/>
              <w:rPr>
                <w:ins w:id="347" w:author="rui guirrugo" w:date="2016-05-28T20:33:00Z"/>
                <w:rFonts w:ascii="Times New Roman" w:hAnsi="Times New Roman" w:cs="Times New Roman"/>
                <w:lang w:eastAsia="pt-BR"/>
              </w:rPr>
            </w:pPr>
            <w:ins w:id="348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 xml:space="preserve">Ferramenta Similar: </w:t>
              </w:r>
              <w:r>
                <w:rPr>
                  <w:rFonts w:ascii="Times New Roman" w:hAnsi="Times New Roman" w:cs="Times New Roman"/>
                  <w:lang w:eastAsia="pt-BR"/>
                </w:rPr>
                <w:t xml:space="preserve">NetBeans </w:t>
              </w:r>
            </w:ins>
          </w:p>
          <w:p w14:paraId="324B8AA8" w14:textId="77777777" w:rsidR="009E33D1" w:rsidRDefault="009E33D1" w:rsidP="00CD06D3">
            <w:pPr>
              <w:pStyle w:val="BodyText"/>
              <w:rPr>
                <w:ins w:id="349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50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>Motivações de escolha:</w:t>
              </w:r>
            </w:ins>
          </w:p>
          <w:p w14:paraId="1713194A" w14:textId="65B3B41F" w:rsidR="009E33D1" w:rsidRPr="00D32FB8" w:rsidRDefault="006C2FA8" w:rsidP="00CD06D3">
            <w:pPr>
              <w:pStyle w:val="BodyText"/>
              <w:numPr>
                <w:ilvl w:val="0"/>
                <w:numId w:val="25"/>
              </w:numPr>
              <w:rPr>
                <w:ins w:id="351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52" w:author="rui guirrugo" w:date="2016-05-28T20:47:00Z">
              <w:r>
                <w:rPr>
                  <w:rFonts w:ascii="Times New Roman" w:hAnsi="Times New Roman" w:cs="Times New Roman"/>
                  <w:lang w:eastAsia="pt-BR"/>
                </w:rPr>
                <w:t>Auto implementação de Classes DAO(</w:t>
              </w:r>
            </w:ins>
            <w:ins w:id="353" w:author="rui guirrugo" w:date="2016-05-28T20:48:00Z">
              <w:r>
                <w:rPr>
                  <w:rFonts w:ascii="Times New Roman" w:hAnsi="Times New Roman" w:cs="Times New Roman"/>
                  <w:lang w:eastAsia="pt-BR"/>
                </w:rPr>
                <w:t>Objectos de acesso a Dados</w:t>
              </w:r>
            </w:ins>
            <w:ins w:id="354" w:author="rui guirrugo" w:date="2016-05-28T20:47:00Z">
              <w:r>
                <w:rPr>
                  <w:rFonts w:ascii="Times New Roman" w:hAnsi="Times New Roman" w:cs="Times New Roman"/>
                  <w:lang w:eastAsia="pt-BR"/>
                </w:rPr>
                <w:t>)</w:t>
              </w:r>
            </w:ins>
          </w:p>
          <w:p w14:paraId="52BDDF95" w14:textId="77777777" w:rsidR="009E33D1" w:rsidRPr="00D32FB8" w:rsidRDefault="009E33D1" w:rsidP="00CD06D3">
            <w:pPr>
              <w:pStyle w:val="BodyText"/>
              <w:numPr>
                <w:ilvl w:val="0"/>
                <w:numId w:val="25"/>
              </w:numPr>
              <w:rPr>
                <w:ins w:id="355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56" w:author="rui guirrugo" w:date="2016-05-28T20:33:00Z">
              <w:r>
                <w:rPr>
                  <w:rFonts w:ascii="Times New Roman" w:hAnsi="Times New Roman" w:cs="Times New Roman"/>
                  <w:lang w:eastAsia="pt-BR"/>
                </w:rPr>
                <w:t xml:space="preserve">Alta compatibilidade com eclipse </w:t>
              </w:r>
            </w:ins>
          </w:p>
          <w:p w14:paraId="59373DB4" w14:textId="77777777" w:rsidR="009E33D1" w:rsidRDefault="009E33D1" w:rsidP="00CD06D3">
            <w:pPr>
              <w:pStyle w:val="BodyText"/>
              <w:numPr>
                <w:ilvl w:val="0"/>
                <w:numId w:val="25"/>
              </w:numPr>
              <w:rPr>
                <w:ins w:id="357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58" w:author="rui guirrugo" w:date="2016-05-28T20:33:00Z">
              <w:r>
                <w:rPr>
                  <w:rFonts w:ascii="Times New Roman" w:hAnsi="Times New Roman" w:cs="Times New Roman"/>
                  <w:lang w:eastAsia="pt-BR"/>
                </w:rPr>
                <w:t>Alto suporte para diferentes plugins.</w:t>
              </w:r>
            </w:ins>
          </w:p>
          <w:p w14:paraId="374715C8" w14:textId="77777777" w:rsidR="009E33D1" w:rsidRDefault="009E33D1" w:rsidP="00CD06D3">
            <w:pPr>
              <w:pStyle w:val="BodyText"/>
              <w:rPr>
                <w:ins w:id="359" w:author="rui guirrugo" w:date="2016-05-28T20:33:00Z"/>
                <w:lang w:eastAsia="pt-BR"/>
              </w:rPr>
            </w:pPr>
          </w:p>
        </w:tc>
      </w:tr>
      <w:tr w:rsidR="009E33D1" w14:paraId="45EF894A" w14:textId="77777777" w:rsidTr="009E33D1">
        <w:trPr>
          <w:ins w:id="360" w:author="rui guirrugo" w:date="2016-05-28T20:33:00Z"/>
        </w:trPr>
        <w:tc>
          <w:tcPr>
            <w:tcW w:w="9062" w:type="dxa"/>
          </w:tcPr>
          <w:p w14:paraId="5F9832EA" w14:textId="18537FE8" w:rsidR="009E33D1" w:rsidRPr="00CD06D3" w:rsidRDefault="009E33D1" w:rsidP="00CD06D3">
            <w:pPr>
              <w:pStyle w:val="BodyText"/>
              <w:rPr>
                <w:ins w:id="361" w:author="rui guirrugo" w:date="2016-05-28T20:33:00Z"/>
                <w:rFonts w:ascii="Times New Roman" w:hAnsi="Times New Roman" w:cs="Times New Roman"/>
                <w:lang w:eastAsia="pt-BR"/>
                <w:rPrChange w:id="362" w:author="rui guirrugo" w:date="2016-05-28T22:46:00Z">
                  <w:rPr>
                    <w:ins w:id="363" w:author="rui guirrugo" w:date="2016-05-28T20:33:00Z"/>
                    <w:rFonts w:ascii="Times New Roman" w:hAnsi="Times New Roman" w:cs="Times New Roman"/>
                    <w:lang w:eastAsia="pt-BR"/>
                  </w:rPr>
                </w:rPrChange>
              </w:rPr>
            </w:pPr>
            <w:ins w:id="364" w:author="rui guirrugo" w:date="2016-05-28T20:33:00Z">
              <w:r w:rsidRPr="00CD06D3">
                <w:rPr>
                  <w:rFonts w:ascii="Times New Roman" w:hAnsi="Times New Roman" w:cs="Times New Roman"/>
                  <w:b/>
                  <w:lang w:eastAsia="pt-BR"/>
                  <w:rPrChange w:id="365" w:author="rui guirrugo" w:date="2016-05-28T22:46:00Z">
                    <w:rPr>
                      <w:rFonts w:ascii="Times New Roman" w:hAnsi="Times New Roman" w:cs="Times New Roman"/>
                      <w:b/>
                      <w:lang w:eastAsia="pt-BR"/>
                    </w:rPr>
                  </w:rPrChange>
                </w:rPr>
                <w:t xml:space="preserve">Nome: </w:t>
              </w:r>
            </w:ins>
            <w:ins w:id="366" w:author="rui guirrugo" w:date="2016-05-28T20:45:00Z">
              <w:r w:rsidR="006C2FA8" w:rsidRPr="00CD06D3">
                <w:rPr>
                  <w:rFonts w:ascii="Times New Roman" w:hAnsi="Times New Roman" w:cs="Times New Roman"/>
                  <w:lang w:eastAsia="pt-BR"/>
                  <w:rPrChange w:id="367" w:author="rui guirrugo" w:date="2016-05-28T22:46:00Z">
                    <w:rPr>
                      <w:rFonts w:ascii="Times New Roman" w:hAnsi="Times New Roman" w:cs="Times New Roman"/>
                      <w:lang w:val="en-US" w:eastAsia="pt-BR"/>
                    </w:rPr>
                  </w:rPrChange>
                </w:rPr>
                <w:t>Hibernate Tools for Eclipse</w:t>
              </w:r>
            </w:ins>
          </w:p>
          <w:p w14:paraId="6CE615E5" w14:textId="77777777" w:rsidR="009E33D1" w:rsidRPr="00AB55D4" w:rsidRDefault="009E33D1" w:rsidP="00CD06D3">
            <w:pPr>
              <w:pStyle w:val="BodyText"/>
              <w:rPr>
                <w:ins w:id="368" w:author="rui guirrugo" w:date="2016-05-28T20:33:00Z"/>
                <w:rFonts w:ascii="Times New Roman" w:hAnsi="Times New Roman" w:cs="Times New Roman"/>
                <w:lang w:eastAsia="pt-BR"/>
              </w:rPr>
            </w:pPr>
            <w:ins w:id="369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 xml:space="preserve">Tipo de Ferramenta: </w:t>
              </w:r>
              <w:r>
                <w:rPr>
                  <w:rFonts w:ascii="Times New Roman" w:hAnsi="Times New Roman" w:cs="Times New Roman"/>
                  <w:lang w:eastAsia="pt-BR"/>
                </w:rPr>
                <w:t>Plugin de Desenvolvimento</w:t>
              </w:r>
            </w:ins>
          </w:p>
          <w:p w14:paraId="51E2D8B1" w14:textId="2E7C054C" w:rsidR="009E33D1" w:rsidRPr="009A27B3" w:rsidRDefault="009E33D1" w:rsidP="00CD06D3">
            <w:pPr>
              <w:pStyle w:val="BodyText"/>
              <w:rPr>
                <w:ins w:id="370" w:author="rui guirrugo" w:date="2016-05-28T20:33:00Z"/>
                <w:rFonts w:ascii="Times New Roman" w:hAnsi="Times New Roman" w:cs="Times New Roman"/>
                <w:lang w:eastAsia="pt-BR"/>
              </w:rPr>
            </w:pPr>
            <w:ins w:id="371" w:author="rui guirrugo" w:date="2016-05-28T20:33:00Z">
              <w:r w:rsidRPr="009A27B3">
                <w:rPr>
                  <w:rFonts w:ascii="Times New Roman" w:hAnsi="Times New Roman" w:cs="Times New Roman"/>
                  <w:b/>
                  <w:lang w:eastAsia="pt-BR"/>
                </w:rPr>
                <w:t xml:space="preserve">Versão: </w:t>
              </w:r>
            </w:ins>
            <w:ins w:id="372" w:author="rui guirrugo" w:date="2016-05-28T20:44:00Z">
              <w:r w:rsidR="006C2FA8" w:rsidRPr="006C2FA8">
                <w:rPr>
                  <w:rFonts w:ascii="Times New Roman" w:hAnsi="Times New Roman" w:cs="Times New Roman"/>
                  <w:lang w:eastAsia="pt-BR"/>
                </w:rPr>
                <w:t>5.0.1.Final-v20160331-1852-B88</w:t>
              </w:r>
            </w:ins>
          </w:p>
          <w:p w14:paraId="069FEABA" w14:textId="77777777" w:rsidR="009E33D1" w:rsidRPr="00B00C9C" w:rsidRDefault="009E33D1" w:rsidP="00CD06D3">
            <w:pPr>
              <w:pStyle w:val="BodyText"/>
              <w:rPr>
                <w:ins w:id="373" w:author="rui guirrugo" w:date="2016-05-28T20:33:00Z"/>
                <w:rFonts w:ascii="Times New Roman" w:hAnsi="Times New Roman" w:cs="Times New Roman"/>
                <w:lang w:eastAsia="pt-BR"/>
              </w:rPr>
            </w:pPr>
            <w:ins w:id="374" w:author="rui guirrugo" w:date="2016-05-28T20:33:00Z">
              <w:r w:rsidRPr="00B00C9C">
                <w:rPr>
                  <w:rFonts w:ascii="Times New Roman" w:hAnsi="Times New Roman" w:cs="Times New Roman"/>
                  <w:b/>
                  <w:lang w:eastAsia="pt-BR"/>
                </w:rPr>
                <w:t xml:space="preserve">Autor/Companhia: </w:t>
              </w:r>
              <w:r w:rsidRPr="00B00C9C">
                <w:rPr>
                  <w:rFonts w:ascii="Times New Roman" w:hAnsi="Times New Roman" w:cs="Times New Roman"/>
                  <w:lang w:eastAsia="pt-BR"/>
                </w:rPr>
                <w:t>Oracle</w:t>
              </w:r>
            </w:ins>
          </w:p>
          <w:p w14:paraId="3FFC8EAD" w14:textId="77777777" w:rsidR="009E33D1" w:rsidRPr="00B00C9C" w:rsidRDefault="009E33D1" w:rsidP="00CD06D3">
            <w:pPr>
              <w:pStyle w:val="BodyText"/>
              <w:rPr>
                <w:ins w:id="375" w:author="rui guirrugo" w:date="2016-05-28T20:33:00Z"/>
                <w:rFonts w:ascii="Times New Roman" w:hAnsi="Times New Roman" w:cs="Times New Roman"/>
                <w:lang w:eastAsia="pt-BR"/>
              </w:rPr>
            </w:pPr>
            <w:ins w:id="376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>Função:</w:t>
              </w:r>
              <w:r>
                <w:rPr>
                  <w:rFonts w:ascii="Times New Roman" w:hAnsi="Times New Roman" w:cs="Times New Roman"/>
                  <w:lang w:eastAsia="pt-BR"/>
                </w:rPr>
                <w:t xml:space="preserve"> Editor Grafico para Framework Swing</w:t>
              </w:r>
            </w:ins>
          </w:p>
          <w:p w14:paraId="56FA6A06" w14:textId="77777777" w:rsidR="009E33D1" w:rsidRPr="00D32FB8" w:rsidRDefault="009E33D1" w:rsidP="00CD06D3">
            <w:pPr>
              <w:pStyle w:val="BodyText"/>
              <w:rPr>
                <w:ins w:id="377" w:author="rui guirrugo" w:date="2016-05-28T20:33:00Z"/>
                <w:rFonts w:ascii="Times New Roman" w:hAnsi="Times New Roman" w:cs="Times New Roman"/>
                <w:lang w:eastAsia="pt-BR"/>
              </w:rPr>
            </w:pPr>
            <w:ins w:id="378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 xml:space="preserve">Ferramenta Similar: </w:t>
              </w:r>
              <w:r>
                <w:rPr>
                  <w:rFonts w:ascii="Times New Roman" w:hAnsi="Times New Roman" w:cs="Times New Roman"/>
                  <w:lang w:eastAsia="pt-BR"/>
                </w:rPr>
                <w:t xml:space="preserve">NetBeans </w:t>
              </w:r>
            </w:ins>
          </w:p>
          <w:p w14:paraId="5FC24696" w14:textId="77777777" w:rsidR="009E33D1" w:rsidRDefault="009E33D1" w:rsidP="00CD06D3">
            <w:pPr>
              <w:pStyle w:val="BodyText"/>
              <w:rPr>
                <w:ins w:id="379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80" w:author="rui guirrugo" w:date="2016-05-28T20:33:00Z">
              <w:r>
                <w:rPr>
                  <w:rFonts w:ascii="Times New Roman" w:hAnsi="Times New Roman" w:cs="Times New Roman"/>
                  <w:b/>
                  <w:lang w:eastAsia="pt-BR"/>
                </w:rPr>
                <w:t>Motivações de escolha:</w:t>
              </w:r>
            </w:ins>
          </w:p>
          <w:p w14:paraId="3B1AE39A" w14:textId="77777777" w:rsidR="009E33D1" w:rsidRPr="00D32FB8" w:rsidRDefault="009E33D1" w:rsidP="00CD06D3">
            <w:pPr>
              <w:pStyle w:val="BodyText"/>
              <w:numPr>
                <w:ilvl w:val="0"/>
                <w:numId w:val="26"/>
              </w:numPr>
              <w:rPr>
                <w:ins w:id="381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82" w:author="rui guirrugo" w:date="2016-05-28T20:33:00Z">
              <w:r>
                <w:rPr>
                  <w:rFonts w:ascii="Times New Roman" w:hAnsi="Times New Roman" w:cs="Times New Roman"/>
                  <w:lang w:eastAsia="pt-BR"/>
                </w:rPr>
                <w:t>Baixo consumo de recursos</w:t>
              </w:r>
            </w:ins>
          </w:p>
          <w:p w14:paraId="119A4F22" w14:textId="77777777" w:rsidR="009E33D1" w:rsidRPr="00D32FB8" w:rsidRDefault="009E33D1" w:rsidP="00CD06D3">
            <w:pPr>
              <w:pStyle w:val="BodyText"/>
              <w:numPr>
                <w:ilvl w:val="0"/>
                <w:numId w:val="25"/>
              </w:numPr>
              <w:rPr>
                <w:ins w:id="383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84" w:author="rui guirrugo" w:date="2016-05-28T20:33:00Z">
              <w:r>
                <w:rPr>
                  <w:rFonts w:ascii="Times New Roman" w:hAnsi="Times New Roman" w:cs="Times New Roman"/>
                  <w:lang w:eastAsia="pt-BR"/>
                </w:rPr>
                <w:t xml:space="preserve">Alta compatibilidade com eclipse </w:t>
              </w:r>
            </w:ins>
          </w:p>
          <w:p w14:paraId="67DA8A10" w14:textId="77777777" w:rsidR="009E33D1" w:rsidRPr="009A27B3" w:rsidRDefault="009E33D1" w:rsidP="00CD06D3">
            <w:pPr>
              <w:pStyle w:val="BodyText"/>
              <w:numPr>
                <w:ilvl w:val="0"/>
                <w:numId w:val="25"/>
              </w:numPr>
              <w:rPr>
                <w:ins w:id="385" w:author="rui guirrugo" w:date="2016-05-28T20:33:00Z"/>
                <w:rFonts w:ascii="Times New Roman" w:hAnsi="Times New Roman" w:cs="Times New Roman"/>
                <w:b/>
                <w:lang w:eastAsia="pt-BR"/>
              </w:rPr>
            </w:pPr>
            <w:ins w:id="386" w:author="rui guirrugo" w:date="2016-05-28T20:33:00Z">
              <w:r>
                <w:rPr>
                  <w:rFonts w:ascii="Times New Roman" w:hAnsi="Times New Roman" w:cs="Times New Roman"/>
                  <w:lang w:eastAsia="pt-BR"/>
                </w:rPr>
                <w:t>Alto suporte para diferentes plugins.</w:t>
              </w:r>
            </w:ins>
          </w:p>
        </w:tc>
      </w:tr>
    </w:tbl>
    <w:p w14:paraId="388BD071" w14:textId="0DA00437" w:rsidR="00EC5AA5" w:rsidRDefault="00EC5AA5" w:rsidP="00EC5AA5">
      <w:pPr>
        <w:pStyle w:val="BodyText"/>
        <w:rPr>
          <w:lang w:eastAsia="pt-BR"/>
        </w:rPr>
      </w:pPr>
    </w:p>
    <w:p w14:paraId="4ECE678E" w14:textId="2E8BDBFF" w:rsidR="00535A9C" w:rsidRDefault="00535A9C" w:rsidP="00EC5AA5">
      <w:pPr>
        <w:pStyle w:val="BodyText"/>
        <w:rPr>
          <w:lang w:eastAsia="pt-BR"/>
        </w:rPr>
      </w:pPr>
    </w:p>
    <w:p w14:paraId="29068A7D" w14:textId="77777777" w:rsidR="00CD06D3" w:rsidRDefault="00544FAC" w:rsidP="00142DBE">
      <w:pPr>
        <w:pStyle w:val="Heading3"/>
        <w:rPr>
          <w:ins w:id="387" w:author="rui guirrugo" w:date="2016-05-28T22:49:00Z"/>
        </w:rPr>
        <w:pPrChange w:id="388" w:author="rui guirrugo" w:date="2016-05-29T01:22:00Z">
          <w:pPr>
            <w:pStyle w:val="Heading3"/>
          </w:pPr>
        </w:pPrChange>
      </w:pPr>
      <w:bookmarkStart w:id="389" w:name="_Toc440445247"/>
      <w:r w:rsidRPr="00544FAC">
        <w:t>Ambientes de trabalho</w:t>
      </w:r>
      <w:bookmarkEnd w:id="389"/>
      <w:r w:rsidRPr="00544FAC">
        <w:t xml:space="preserve"> </w:t>
      </w:r>
    </w:p>
    <w:p w14:paraId="17320A1A" w14:textId="699D4F38" w:rsidR="00544FAC" w:rsidRDefault="00544FAC" w:rsidP="00CD06D3">
      <w:pPr>
        <w:rPr>
          <w:ins w:id="390" w:author="rui guirrugo" w:date="2016-05-28T22:50:00Z"/>
        </w:rPr>
        <w:pPrChange w:id="391" w:author="rui guirrugo" w:date="2016-05-28T22:50:00Z">
          <w:pPr>
            <w:pStyle w:val="Heading3"/>
          </w:pPr>
        </w:pPrChange>
      </w:pPr>
      <w:del w:id="392" w:author="rui guirrugo" w:date="2016-05-28T22:50:00Z">
        <w:r w:rsidRPr="00544FAC" w:rsidDel="00CD06D3">
          <w:delText xml:space="preserve"> </w:delText>
        </w:r>
      </w:del>
      <w:ins w:id="393" w:author="rui guirrugo" w:date="2016-05-28T22:49:00Z">
        <w:r w:rsidR="00CD06D3" w:rsidRPr="00CD06D3">
          <w:rPr>
            <w:rPrChange w:id="394" w:author="rui guirrugo" w:date="2016-05-28T22:50:00Z">
              <w:rPr/>
            </w:rPrChange>
          </w:rPr>
          <w:t>O ambiente de desenvolvimento utilizado ao longo da realização do projecto é composto por duas máquinas com as seguintes características: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06D3" w14:paraId="2ED16D91" w14:textId="77777777" w:rsidTr="00CD06D3">
        <w:trPr>
          <w:ins w:id="395" w:author="rui guirrugo" w:date="2016-05-28T22:53:00Z"/>
        </w:trPr>
        <w:tc>
          <w:tcPr>
            <w:tcW w:w="9062" w:type="dxa"/>
          </w:tcPr>
          <w:p w14:paraId="2F857B21" w14:textId="5DF1CA95" w:rsidR="00CD06D3" w:rsidRPr="00A547CF" w:rsidRDefault="00CD06D3" w:rsidP="00A547CF">
            <w:pPr>
              <w:rPr>
                <w:ins w:id="396" w:author="rui guirrugo" w:date="2016-05-28T22:53:00Z"/>
                <w:b/>
                <w:rPrChange w:id="397" w:author="rui guirrugo" w:date="2016-05-28T23:05:00Z">
                  <w:rPr>
                    <w:ins w:id="398" w:author="rui guirrugo" w:date="2016-05-28T22:53:00Z"/>
                  </w:rPr>
                </w:rPrChange>
              </w:rPr>
              <w:pPrChange w:id="399" w:author="rui guirrugo" w:date="2016-05-28T23:05:00Z">
                <w:pPr/>
              </w:pPrChange>
            </w:pPr>
            <w:ins w:id="400" w:author="rui guirrugo" w:date="2016-05-28T22:53:00Z">
              <w:r w:rsidRPr="00A547CF">
                <w:rPr>
                  <w:b/>
                  <w:rPrChange w:id="401" w:author="rui guirrugo" w:date="2016-05-28T23:05:00Z">
                    <w:rPr/>
                  </w:rPrChange>
                </w:rPr>
                <w:t xml:space="preserve">Maquina Principal de </w:t>
              </w:r>
            </w:ins>
            <w:ins w:id="402" w:author="rui guirrugo" w:date="2016-05-28T22:54:00Z">
              <w:r w:rsidRPr="00A547CF">
                <w:rPr>
                  <w:b/>
                  <w:rPrChange w:id="403" w:author="rui guirrugo" w:date="2016-05-28T23:05:00Z">
                    <w:rPr/>
                  </w:rPrChange>
                </w:rPr>
                <w:t>Desenvolvimento</w:t>
              </w:r>
            </w:ins>
          </w:p>
        </w:tc>
      </w:tr>
      <w:tr w:rsidR="00F80731" w14:paraId="3A78CE0B" w14:textId="77777777" w:rsidTr="00E86BDC">
        <w:trPr>
          <w:ins w:id="404" w:author="rui guirrugo" w:date="2016-05-28T22:53:00Z"/>
        </w:trPr>
        <w:tc>
          <w:tcPr>
            <w:tcW w:w="9062" w:type="dxa"/>
          </w:tcPr>
          <w:p w14:paraId="4F81B599" w14:textId="304D2D41" w:rsidR="00F80731" w:rsidRPr="00F80731" w:rsidRDefault="00F80731" w:rsidP="00A547CF">
            <w:pPr>
              <w:pStyle w:val="ListParagraph"/>
              <w:numPr>
                <w:ilvl w:val="0"/>
                <w:numId w:val="27"/>
              </w:numPr>
              <w:jc w:val="left"/>
              <w:rPr>
                <w:ins w:id="405" w:author="rui guirrugo" w:date="2016-05-28T23:00:00Z"/>
                <w:lang w:val="en-US"/>
                <w:rPrChange w:id="406" w:author="rui guirrugo" w:date="2016-05-28T23:03:00Z">
                  <w:rPr>
                    <w:ins w:id="407" w:author="rui guirrugo" w:date="2016-05-28T23:00:00Z"/>
                  </w:rPr>
                </w:rPrChange>
              </w:rPr>
              <w:pPrChange w:id="408" w:author="rui guirrugo" w:date="2016-05-28T23:05:00Z">
                <w:pPr/>
              </w:pPrChange>
            </w:pPr>
            <w:ins w:id="409" w:author="rui guirrugo" w:date="2016-05-28T23:04:00Z">
              <w:r w:rsidRPr="00A547CF">
                <w:rPr>
                  <w:b/>
                  <w:lang w:val="en-US"/>
                  <w:rPrChange w:id="410" w:author="rui guirrugo" w:date="2016-05-28T23:05:00Z">
                    <w:rPr>
                      <w:lang w:val="en-US"/>
                    </w:rPr>
                  </w:rPrChange>
                </w:rPr>
                <w:t>Sis</w:t>
              </w:r>
            </w:ins>
            <w:ins w:id="411" w:author="rui guirrugo" w:date="2016-05-28T23:05:00Z">
              <w:r w:rsidRPr="00A547CF">
                <w:rPr>
                  <w:b/>
                  <w:lang w:val="en-US"/>
                  <w:rPrChange w:id="412" w:author="rui guirrugo" w:date="2016-05-28T23:05:00Z">
                    <w:rPr>
                      <w:lang w:val="en-US"/>
                    </w:rPr>
                  </w:rPrChange>
                </w:rPr>
                <w:t>tema Operativo</w:t>
              </w:r>
            </w:ins>
            <w:ins w:id="413" w:author="rui guirrugo" w:date="2016-05-28T23:00:00Z">
              <w:r w:rsidRPr="00F80731">
                <w:rPr>
                  <w:lang w:val="en-US"/>
                  <w:rPrChange w:id="414" w:author="rui guirrugo" w:date="2016-05-28T23:03:00Z">
                    <w:rPr/>
                  </w:rPrChange>
                </w:rPr>
                <w:t xml:space="preserve">: Windows 10 </w:t>
              </w:r>
              <w:r w:rsidRPr="00F80731">
                <w:rPr>
                  <w:lang w:val="en-US"/>
                  <w:rPrChange w:id="415" w:author="rui guirrugo" w:date="2016-05-28T23:03:00Z">
                    <w:rPr>
                      <w:lang w:val="en-US"/>
                    </w:rPr>
                  </w:rPrChange>
                </w:rPr>
                <w:t>Home 64-bit (10.0, Build 10586)</w:t>
              </w:r>
              <w:r w:rsidRPr="00F80731">
                <w:rPr>
                  <w:lang w:val="en-US"/>
                  <w:rPrChange w:id="416" w:author="rui guirrugo" w:date="2016-05-28T23:03:00Z">
                    <w:rPr/>
                  </w:rPrChange>
                </w:rPr>
                <w:t>(10586.th2_release.151029-1700)</w:t>
              </w:r>
            </w:ins>
          </w:p>
          <w:p w14:paraId="3E209289" w14:textId="5FF3CD85" w:rsidR="00F80731" w:rsidRPr="00F80731" w:rsidRDefault="00F80731" w:rsidP="00A547CF">
            <w:pPr>
              <w:pStyle w:val="ListParagraph"/>
              <w:numPr>
                <w:ilvl w:val="0"/>
                <w:numId w:val="27"/>
              </w:numPr>
              <w:jc w:val="left"/>
              <w:rPr>
                <w:ins w:id="417" w:author="rui guirrugo" w:date="2016-05-28T23:00:00Z"/>
                <w:lang w:val="en-US"/>
                <w:rPrChange w:id="418" w:author="rui guirrugo" w:date="2016-05-28T23:03:00Z">
                  <w:rPr>
                    <w:ins w:id="419" w:author="rui guirrugo" w:date="2016-05-28T23:00:00Z"/>
                  </w:rPr>
                </w:rPrChange>
              </w:rPr>
              <w:pPrChange w:id="420" w:author="rui guirrugo" w:date="2016-05-28T23:05:00Z">
                <w:pPr/>
              </w:pPrChange>
            </w:pPr>
            <w:ins w:id="421" w:author="rui guirrugo" w:date="2016-05-28T23:04:00Z">
              <w:r>
                <w:rPr>
                  <w:b/>
                  <w:lang w:val="en-US"/>
                </w:rPr>
                <w:t>Linguagem</w:t>
              </w:r>
            </w:ins>
            <w:ins w:id="422" w:author="rui guirrugo" w:date="2016-05-28T23:00:00Z">
              <w:r w:rsidRPr="00F80731">
                <w:rPr>
                  <w:b/>
                  <w:lang w:val="en-US"/>
                  <w:rPrChange w:id="423" w:author="rui guirrugo" w:date="2016-05-28T23:04:00Z">
                    <w:rPr/>
                  </w:rPrChange>
                </w:rPr>
                <w:t>:</w:t>
              </w:r>
              <w:r w:rsidRPr="00F80731">
                <w:rPr>
                  <w:lang w:val="en-US"/>
                  <w:rPrChange w:id="424" w:author="rui guirrugo" w:date="2016-05-28T23:03:00Z">
                    <w:rPr/>
                  </w:rPrChange>
                </w:rPr>
                <w:t xml:space="preserve"> English (Regional Setting: English)</w:t>
              </w:r>
            </w:ins>
          </w:p>
          <w:p w14:paraId="02A27774" w14:textId="6A7E2057" w:rsidR="00F80731" w:rsidRPr="00F80731" w:rsidRDefault="00A547CF" w:rsidP="00A547CF">
            <w:pPr>
              <w:pStyle w:val="ListParagraph"/>
              <w:numPr>
                <w:ilvl w:val="0"/>
                <w:numId w:val="27"/>
              </w:numPr>
              <w:jc w:val="left"/>
              <w:rPr>
                <w:ins w:id="425" w:author="rui guirrugo" w:date="2016-05-28T23:00:00Z"/>
                <w:lang w:val="en-US"/>
                <w:rPrChange w:id="426" w:author="rui guirrugo" w:date="2016-05-28T23:03:00Z">
                  <w:rPr>
                    <w:ins w:id="427" w:author="rui guirrugo" w:date="2016-05-28T23:00:00Z"/>
                  </w:rPr>
                </w:rPrChange>
              </w:rPr>
              <w:pPrChange w:id="428" w:author="rui guirrugo" w:date="2016-05-28T23:05:00Z">
                <w:pPr/>
              </w:pPrChange>
            </w:pPr>
            <w:ins w:id="429" w:author="rui guirrugo" w:date="2016-05-28T23:06:00Z">
              <w:r>
                <w:rPr>
                  <w:b/>
                  <w:lang w:val="en-US"/>
                </w:rPr>
                <w:t>Fabricante</w:t>
              </w:r>
            </w:ins>
            <w:ins w:id="430" w:author="rui guirrugo" w:date="2016-05-28T23:00:00Z">
              <w:r w:rsidR="00F80731" w:rsidRPr="00F80731">
                <w:rPr>
                  <w:lang w:val="en-US"/>
                  <w:rPrChange w:id="431" w:author="rui guirrugo" w:date="2016-05-28T23:03:00Z">
                    <w:rPr/>
                  </w:rPrChange>
                </w:rPr>
                <w:t>: ASUSTeK COMPUTER INC.</w:t>
              </w:r>
            </w:ins>
          </w:p>
          <w:p w14:paraId="2DCD3CE9" w14:textId="75B9D139" w:rsidR="00F80731" w:rsidRPr="00F80731" w:rsidRDefault="00A547CF" w:rsidP="00A547CF">
            <w:pPr>
              <w:pStyle w:val="ListParagraph"/>
              <w:numPr>
                <w:ilvl w:val="0"/>
                <w:numId w:val="27"/>
              </w:numPr>
              <w:jc w:val="left"/>
              <w:rPr>
                <w:ins w:id="432" w:author="rui guirrugo" w:date="2016-05-28T23:00:00Z"/>
                <w:rPrChange w:id="433" w:author="rui guirrugo" w:date="2016-05-28T23:03:00Z">
                  <w:rPr>
                    <w:ins w:id="434" w:author="rui guirrugo" w:date="2016-05-28T23:00:00Z"/>
                  </w:rPr>
                </w:rPrChange>
              </w:rPr>
              <w:pPrChange w:id="435" w:author="rui guirrugo" w:date="2016-05-28T23:05:00Z">
                <w:pPr/>
              </w:pPrChange>
            </w:pPr>
            <w:ins w:id="436" w:author="rui guirrugo" w:date="2016-05-28T23:06:00Z">
              <w:r>
                <w:rPr>
                  <w:b/>
                </w:rPr>
                <w:t>Modelo</w:t>
              </w:r>
            </w:ins>
            <w:ins w:id="437" w:author="rui guirrugo" w:date="2016-05-28T23:00:00Z">
              <w:r w:rsidR="00F80731" w:rsidRPr="00F80731">
                <w:rPr>
                  <w:b/>
                  <w:rPrChange w:id="438" w:author="rui guirrugo" w:date="2016-05-28T23:04:00Z">
                    <w:rPr/>
                  </w:rPrChange>
                </w:rPr>
                <w:t>:</w:t>
              </w:r>
              <w:r w:rsidR="00F80731" w:rsidRPr="00F80731">
                <w:rPr>
                  <w:rPrChange w:id="439" w:author="rui guirrugo" w:date="2016-05-28T23:03:00Z">
                    <w:rPr/>
                  </w:rPrChange>
                </w:rPr>
                <w:t xml:space="preserve"> X551MA</w:t>
              </w:r>
            </w:ins>
          </w:p>
          <w:p w14:paraId="35A69116" w14:textId="0D5B8B97" w:rsidR="00F80731" w:rsidRPr="00F80731" w:rsidRDefault="00F80731" w:rsidP="00A547CF">
            <w:pPr>
              <w:pStyle w:val="ListParagraph"/>
              <w:numPr>
                <w:ilvl w:val="0"/>
                <w:numId w:val="27"/>
              </w:numPr>
              <w:jc w:val="left"/>
              <w:rPr>
                <w:ins w:id="440" w:author="rui guirrugo" w:date="2016-05-28T23:00:00Z"/>
                <w:rPrChange w:id="441" w:author="rui guirrugo" w:date="2016-05-28T23:04:00Z">
                  <w:rPr>
                    <w:ins w:id="442" w:author="rui guirrugo" w:date="2016-05-28T23:00:00Z"/>
                  </w:rPr>
                </w:rPrChange>
              </w:rPr>
              <w:pPrChange w:id="443" w:author="rui guirrugo" w:date="2016-05-28T23:05:00Z">
                <w:pPr/>
              </w:pPrChange>
            </w:pPr>
            <w:ins w:id="444" w:author="rui guirrugo" w:date="2016-05-28T23:00:00Z">
              <w:r w:rsidRPr="00F80731">
                <w:rPr>
                  <w:b/>
                  <w:rPrChange w:id="445" w:author="rui guirrugo" w:date="2016-05-28T23:04:00Z">
                    <w:rPr/>
                  </w:rPrChange>
                </w:rPr>
                <w:t>BIOS</w:t>
              </w:r>
              <w:r w:rsidRPr="00F80731">
                <w:rPr>
                  <w:rPrChange w:id="446" w:author="rui guirrugo" w:date="2016-05-28T23:04:00Z">
                    <w:rPr/>
                  </w:rPrChange>
                </w:rPr>
                <w:t>: X551MA.213</w:t>
              </w:r>
            </w:ins>
          </w:p>
          <w:p w14:paraId="5218CCB0" w14:textId="143DC990" w:rsidR="00F80731" w:rsidRPr="00F80731" w:rsidRDefault="00F80731" w:rsidP="00A547CF">
            <w:pPr>
              <w:pStyle w:val="ListParagraph"/>
              <w:numPr>
                <w:ilvl w:val="0"/>
                <w:numId w:val="27"/>
              </w:numPr>
              <w:jc w:val="left"/>
              <w:rPr>
                <w:ins w:id="447" w:author="rui guirrugo" w:date="2016-05-28T23:00:00Z"/>
                <w:rPrChange w:id="448" w:author="rui guirrugo" w:date="2016-05-28T23:04:00Z">
                  <w:rPr>
                    <w:ins w:id="449" w:author="rui guirrugo" w:date="2016-05-28T23:00:00Z"/>
                  </w:rPr>
                </w:rPrChange>
              </w:rPr>
              <w:pPrChange w:id="450" w:author="rui guirrugo" w:date="2016-05-28T23:05:00Z">
                <w:pPr/>
              </w:pPrChange>
            </w:pPr>
            <w:ins w:id="451" w:author="rui guirrugo" w:date="2016-05-28T23:00:00Z">
              <w:r w:rsidRPr="00F80731">
                <w:rPr>
                  <w:b/>
                  <w:rPrChange w:id="452" w:author="rui guirrugo" w:date="2016-05-28T23:04:00Z">
                    <w:rPr/>
                  </w:rPrChange>
                </w:rPr>
                <w:t>Processor</w:t>
              </w:r>
              <w:r w:rsidRPr="00F80731">
                <w:rPr>
                  <w:rPrChange w:id="453" w:author="rui guirrugo" w:date="2016-05-28T23:04:00Z">
                    <w:rPr/>
                  </w:rPrChange>
                </w:rPr>
                <w:t>: Intel(R) Celeron(R) CPU  N2815  @ 1.86GHz (2 CPUs), ~1.9GHz</w:t>
              </w:r>
            </w:ins>
          </w:p>
          <w:p w14:paraId="26E5018A" w14:textId="642357BA" w:rsidR="00F80731" w:rsidRPr="00F80731" w:rsidRDefault="00F80731" w:rsidP="00A547CF">
            <w:pPr>
              <w:pStyle w:val="ListParagraph"/>
              <w:numPr>
                <w:ilvl w:val="0"/>
                <w:numId w:val="27"/>
              </w:numPr>
              <w:jc w:val="left"/>
              <w:rPr>
                <w:ins w:id="454" w:author="rui guirrugo" w:date="2016-05-28T22:53:00Z"/>
                <w:rPrChange w:id="455" w:author="rui guirrugo" w:date="2016-05-28T23:04:00Z">
                  <w:rPr>
                    <w:ins w:id="456" w:author="rui guirrugo" w:date="2016-05-28T22:53:00Z"/>
                  </w:rPr>
                </w:rPrChange>
              </w:rPr>
              <w:pPrChange w:id="457" w:author="rui guirrugo" w:date="2016-05-28T23:05:00Z">
                <w:pPr/>
              </w:pPrChange>
            </w:pPr>
            <w:ins w:id="458" w:author="rui guirrugo" w:date="2016-05-28T23:00:00Z">
              <w:r w:rsidRPr="00F80731">
                <w:rPr>
                  <w:b/>
                  <w:rPrChange w:id="459" w:author="rui guirrugo" w:date="2016-05-28T23:04:00Z">
                    <w:rPr/>
                  </w:rPrChange>
                </w:rPr>
                <w:t>Memory</w:t>
              </w:r>
              <w:r w:rsidRPr="00F80731">
                <w:rPr>
                  <w:rPrChange w:id="460" w:author="rui guirrugo" w:date="2016-05-28T23:04:00Z">
                    <w:rPr/>
                  </w:rPrChange>
                </w:rPr>
                <w:t>: 4096MB RAM</w:t>
              </w:r>
            </w:ins>
          </w:p>
        </w:tc>
      </w:tr>
    </w:tbl>
    <w:p w14:paraId="52F50A5C" w14:textId="4823F3BD" w:rsidR="00CD06D3" w:rsidRPr="00CD06D3" w:rsidRDefault="00CD06D3" w:rsidP="00CD06D3">
      <w:pPr>
        <w:rPr>
          <w:ins w:id="461" w:author="rui guirrugo" w:date="2016-05-28T22:48:00Z"/>
          <w:rPrChange w:id="462" w:author="rui guirrugo" w:date="2016-05-28T22:50:00Z">
            <w:rPr>
              <w:ins w:id="463" w:author="rui guirrugo" w:date="2016-05-28T22:48:00Z"/>
            </w:rPr>
          </w:rPrChange>
        </w:rPr>
        <w:pPrChange w:id="464" w:author="rui guirrugo" w:date="2016-05-28T22:50:00Z">
          <w:pPr>
            <w:pStyle w:val="Heading3"/>
          </w:pPr>
        </w:pPrChange>
      </w:pPr>
    </w:p>
    <w:p w14:paraId="117F91BE" w14:textId="77777777" w:rsidR="00CD06D3" w:rsidRPr="00CD06D3" w:rsidRDefault="00CD06D3" w:rsidP="00CD06D3">
      <w:pPr>
        <w:pStyle w:val="BodyText"/>
        <w:rPr>
          <w:lang w:eastAsia="pt-BR"/>
          <w:rPrChange w:id="465" w:author="rui guirrugo" w:date="2016-05-28T22:48:00Z">
            <w:rPr/>
          </w:rPrChange>
        </w:rPr>
        <w:pPrChange w:id="466" w:author="rui guirrugo" w:date="2016-05-28T22:48:00Z">
          <w:pPr>
            <w:pStyle w:val="Heading3"/>
          </w:pPr>
        </w:pPrChange>
      </w:pPr>
    </w:p>
    <w:p w14:paraId="5B5668CB" w14:textId="5101DFD0" w:rsidR="00184871" w:rsidRDefault="00184871" w:rsidP="00BB0DC9">
      <w:pPr>
        <w:pStyle w:val="Heading2"/>
        <w:rPr>
          <w:ins w:id="467" w:author="rui guirrugo" w:date="2016-05-28T23:44:00Z"/>
        </w:rPr>
      </w:pPr>
      <w:bookmarkStart w:id="468" w:name="_Toc440445248"/>
      <w:r w:rsidRPr="00AE0BB9">
        <w:t>Engenharia de requisitos</w:t>
      </w:r>
      <w:bookmarkEnd w:id="468"/>
      <w:r w:rsidRPr="00AE0BB9">
        <w:t xml:space="preserve"> </w:t>
      </w:r>
    </w:p>
    <w:p w14:paraId="4FF41FDA" w14:textId="0396D8C4" w:rsidR="00D0345A" w:rsidRDefault="00D0345A" w:rsidP="00142DBE">
      <w:pPr>
        <w:pStyle w:val="Heading3"/>
        <w:rPr>
          <w:ins w:id="469" w:author="rui guirrugo" w:date="2016-05-28T23:48:00Z"/>
        </w:rPr>
        <w:pPrChange w:id="470" w:author="rui guirrugo" w:date="2016-05-29T01:22:00Z">
          <w:pPr>
            <w:pStyle w:val="Heading2"/>
          </w:pPr>
        </w:pPrChange>
      </w:pPr>
      <w:ins w:id="471" w:author="rui guirrugo" w:date="2016-05-28T23:48:00Z">
        <w:r>
          <w:t>Modelo de Desenvolvimento de software</w:t>
        </w:r>
      </w:ins>
    </w:p>
    <w:p w14:paraId="4D068D9A" w14:textId="4A63F669" w:rsidR="00D0345A" w:rsidRDefault="00D0345A" w:rsidP="00D0345A">
      <w:pPr>
        <w:pStyle w:val="Heading4"/>
        <w:rPr>
          <w:ins w:id="472" w:author="rui guirrugo" w:date="2016-05-28T23:49:00Z"/>
          <w:lang w:eastAsia="pt-BR"/>
        </w:rPr>
        <w:pPrChange w:id="473" w:author="rui guirrugo" w:date="2016-05-28T23:48:00Z">
          <w:pPr>
            <w:pStyle w:val="Heading2"/>
          </w:pPr>
        </w:pPrChange>
      </w:pPr>
      <w:ins w:id="474" w:author="rui guirrugo" w:date="2016-05-28T23:49:00Z">
        <w:r w:rsidRPr="00D0345A">
          <w:rPr>
            <w:lang w:eastAsia="pt-BR"/>
          </w:rPr>
          <w:t>Modelo queda de agua (Cascata)</w:t>
        </w:r>
      </w:ins>
    </w:p>
    <w:p w14:paraId="77F0FA20" w14:textId="7609D51E" w:rsidR="00D0345A" w:rsidRDefault="00D0345A" w:rsidP="00D0345A">
      <w:pPr>
        <w:pStyle w:val="BodyText"/>
        <w:rPr>
          <w:ins w:id="475" w:author="rui guirrugo" w:date="2016-05-28T23:50:00Z"/>
          <w:rFonts w:ascii="Times New Roman" w:hAnsi="Times New Roman" w:cs="Times New Roman"/>
          <w:lang w:eastAsia="pt-BR"/>
        </w:rPr>
        <w:pPrChange w:id="476" w:author="rui guirrugo" w:date="2016-05-28T23:49:00Z">
          <w:pPr>
            <w:pStyle w:val="Heading2"/>
          </w:pPr>
        </w:pPrChange>
      </w:pPr>
      <w:ins w:id="477" w:author="rui guirrugo" w:date="2016-05-28T23:49:00Z">
        <w:r>
          <w:rPr>
            <w:rFonts w:ascii="Times New Roman" w:hAnsi="Times New Roman" w:cs="Times New Roman"/>
            <w:lang w:eastAsia="pt-BR"/>
          </w:rPr>
          <w:t xml:space="preserve">O modelo Cascata foi o modelo escolhido na realização deste projecto pelos </w:t>
        </w:r>
      </w:ins>
      <w:ins w:id="478" w:author="rui guirrugo" w:date="2016-05-28T23:50:00Z">
        <w:r>
          <w:rPr>
            <w:rFonts w:ascii="Times New Roman" w:hAnsi="Times New Roman" w:cs="Times New Roman"/>
            <w:lang w:eastAsia="pt-BR"/>
          </w:rPr>
          <w:t>seguintes motivos.</w:t>
        </w:r>
      </w:ins>
    </w:p>
    <w:p w14:paraId="4864A54C" w14:textId="13A3BDA4" w:rsidR="00D0345A" w:rsidRPr="00D0345A" w:rsidRDefault="00E86BDC" w:rsidP="00D0345A">
      <w:pPr>
        <w:pStyle w:val="BodyText"/>
        <w:numPr>
          <w:ilvl w:val="0"/>
          <w:numId w:val="28"/>
        </w:numPr>
        <w:rPr>
          <w:ins w:id="479" w:author="rui guirrugo" w:date="2016-05-28T23:50:00Z"/>
          <w:lang w:eastAsia="pt-BR"/>
          <w:rPrChange w:id="480" w:author="rui guirrugo" w:date="2016-05-28T23:50:00Z">
            <w:rPr>
              <w:ins w:id="481" w:author="rui guirrugo" w:date="2016-05-28T23:50:00Z"/>
              <w:lang w:eastAsia="pt-BR"/>
            </w:rPr>
          </w:rPrChange>
        </w:rPr>
        <w:pPrChange w:id="482" w:author="rui guirrugo" w:date="2016-05-28T23:50:00Z">
          <w:pPr>
            <w:pStyle w:val="Heading2"/>
          </w:pPr>
        </w:pPrChange>
      </w:pPr>
      <w:ins w:id="483" w:author="rui guirrugo" w:date="2016-05-28T23:50:00Z">
        <w:r w:rsidRPr="00D0345A">
          <w:rPr>
            <w:rFonts w:ascii="Times New Roman" w:hAnsi="Times New Roman"/>
            <w:lang w:eastAsia="pt-BR"/>
          </w:rPr>
          <w:t>É um modelo vantajoso em projectos pequenos</w:t>
        </w:r>
      </w:ins>
    </w:p>
    <w:p w14:paraId="0BAF08B5" w14:textId="4272423D" w:rsidR="00D0345A" w:rsidRPr="00D0345A" w:rsidRDefault="00D0345A" w:rsidP="00D0345A">
      <w:pPr>
        <w:pStyle w:val="BodyText"/>
        <w:numPr>
          <w:ilvl w:val="0"/>
          <w:numId w:val="28"/>
        </w:numPr>
        <w:rPr>
          <w:ins w:id="484" w:author="rui guirrugo" w:date="2016-05-28T23:51:00Z"/>
          <w:lang w:eastAsia="pt-BR"/>
          <w:rPrChange w:id="485" w:author="rui guirrugo" w:date="2016-05-28T23:51:00Z">
            <w:rPr>
              <w:ins w:id="486" w:author="rui guirrugo" w:date="2016-05-28T23:51:00Z"/>
              <w:lang w:eastAsia="pt-BR"/>
            </w:rPr>
          </w:rPrChange>
        </w:rPr>
        <w:pPrChange w:id="487" w:author="rui guirrugo" w:date="2016-05-28T23:50:00Z">
          <w:pPr>
            <w:pStyle w:val="Heading2"/>
          </w:pPr>
        </w:pPrChange>
      </w:pPr>
      <w:ins w:id="488" w:author="rui guirrugo" w:date="2016-05-28T23:51:00Z">
        <w:r>
          <w:rPr>
            <w:rFonts w:ascii="Times New Roman" w:hAnsi="Times New Roman"/>
            <w:lang w:eastAsia="pt-BR"/>
          </w:rPr>
          <w:t>Neste modelo não se passa para a fase seguinte sem que a anterior termine.</w:t>
        </w:r>
      </w:ins>
    </w:p>
    <w:p w14:paraId="3463F5AD" w14:textId="61158F2E" w:rsidR="00D0345A" w:rsidRDefault="00D0345A" w:rsidP="00D0345A">
      <w:pPr>
        <w:pStyle w:val="BodyText"/>
        <w:rPr>
          <w:ins w:id="489" w:author="rui guirrugo" w:date="2016-05-28T23:53:00Z"/>
          <w:rFonts w:ascii="Times New Roman" w:hAnsi="Times New Roman"/>
          <w:b/>
          <w:lang w:eastAsia="pt-BR"/>
        </w:rPr>
        <w:pPrChange w:id="490" w:author="rui guirrugo" w:date="2016-05-28T23:52:00Z">
          <w:pPr>
            <w:pStyle w:val="Heading2"/>
          </w:pPr>
        </w:pPrChange>
      </w:pPr>
      <w:ins w:id="491" w:author="rui guirrugo" w:date="2016-05-28T23:53:00Z">
        <w:r>
          <w:rPr>
            <w:rFonts w:ascii="Times New Roman" w:hAnsi="Times New Roman"/>
            <w:b/>
            <w:lang w:eastAsia="pt-BR"/>
          </w:rPr>
          <w:t>Motivação a não escolho dos outros modelos.</w:t>
        </w:r>
      </w:ins>
    </w:p>
    <w:p w14:paraId="1B3E31D5" w14:textId="1E9A6275" w:rsidR="00C33A41" w:rsidRPr="00C33A41" w:rsidRDefault="00C33A41" w:rsidP="00C33A41">
      <w:pPr>
        <w:pStyle w:val="BodyText"/>
        <w:numPr>
          <w:ilvl w:val="0"/>
          <w:numId w:val="30"/>
        </w:numPr>
        <w:rPr>
          <w:ins w:id="492" w:author="rui guirrugo" w:date="2016-05-28T23:54:00Z"/>
          <w:rFonts w:ascii="Times New Roman" w:hAnsi="Times New Roman" w:cs="Times New Roman"/>
          <w:lang w:eastAsia="pt-BR"/>
          <w:rPrChange w:id="493" w:author="rui guirrugo" w:date="2016-05-28T23:55:00Z">
            <w:rPr>
              <w:ins w:id="494" w:author="rui guirrugo" w:date="2016-05-28T23:54:00Z"/>
              <w:lang w:eastAsia="pt-BR"/>
            </w:rPr>
          </w:rPrChange>
        </w:rPr>
        <w:pPrChange w:id="495" w:author="rui guirrugo" w:date="2016-05-28T23:54:00Z">
          <w:pPr>
            <w:pStyle w:val="BodyText"/>
          </w:pPr>
        </w:pPrChange>
      </w:pPr>
      <w:ins w:id="496" w:author="rui guirrugo" w:date="2016-05-28T23:56:00Z">
        <w:r w:rsidRPr="00C33A41">
          <w:rPr>
            <w:rFonts w:ascii="Times New Roman" w:hAnsi="Times New Roman" w:cs="Times New Roman"/>
            <w:lang w:eastAsia="pt-BR"/>
            <w:rPrChange w:id="497" w:author="rui guirrugo" w:date="2016-05-28T23:55:00Z">
              <w:rPr>
                <w:rFonts w:ascii="Times New Roman" w:hAnsi="Times New Roman" w:cs="Times New Roman"/>
                <w:lang w:eastAsia="pt-BR"/>
              </w:rPr>
            </w:rPrChange>
          </w:rPr>
          <w:t>Gestão</w:t>
        </w:r>
      </w:ins>
      <w:ins w:id="498" w:author="rui guirrugo" w:date="2016-05-28T23:54:00Z">
        <w:r w:rsidRPr="00C33A41">
          <w:rPr>
            <w:rFonts w:ascii="Times New Roman" w:hAnsi="Times New Roman" w:cs="Times New Roman"/>
            <w:lang w:eastAsia="pt-BR"/>
            <w:rPrChange w:id="499" w:author="rui guirrugo" w:date="2016-05-28T23:55:00Z">
              <w:rPr>
                <w:lang w:eastAsia="pt-BR"/>
              </w:rPr>
            </w:rPrChange>
          </w:rPr>
          <w:t xml:space="preserve"> de risco exige muita experiencia </w:t>
        </w:r>
      </w:ins>
    </w:p>
    <w:p w14:paraId="64E7BBE7" w14:textId="0461B66A" w:rsidR="00D0345A" w:rsidRPr="00C33A41" w:rsidRDefault="00C33A41" w:rsidP="00D0345A">
      <w:pPr>
        <w:pStyle w:val="BodyText"/>
        <w:numPr>
          <w:ilvl w:val="0"/>
          <w:numId w:val="29"/>
        </w:numPr>
        <w:rPr>
          <w:ins w:id="500" w:author="rui guirrugo" w:date="2016-05-28T23:57:00Z"/>
          <w:lang w:eastAsia="pt-BR"/>
          <w:rPrChange w:id="501" w:author="rui guirrugo" w:date="2016-05-28T23:57:00Z">
            <w:rPr>
              <w:ins w:id="502" w:author="rui guirrugo" w:date="2016-05-28T23:57:00Z"/>
              <w:lang w:eastAsia="pt-BR"/>
            </w:rPr>
          </w:rPrChange>
        </w:rPr>
        <w:pPrChange w:id="503" w:author="rui guirrugo" w:date="2016-05-28T23:53:00Z">
          <w:pPr>
            <w:pStyle w:val="Heading2"/>
          </w:pPr>
        </w:pPrChange>
      </w:pPr>
      <w:ins w:id="504" w:author="rui guirrugo" w:date="2016-05-28T23:55:00Z">
        <w:r>
          <w:rPr>
            <w:rFonts w:ascii="Times New Roman" w:hAnsi="Times New Roman" w:cs="Times New Roman"/>
            <w:lang w:eastAsia="pt-BR"/>
          </w:rPr>
          <w:t xml:space="preserve">As fases de gestão do projecto são mais </w:t>
        </w:r>
      </w:ins>
      <w:ins w:id="505" w:author="rui guirrugo" w:date="2016-05-28T23:56:00Z">
        <w:r>
          <w:rPr>
            <w:rFonts w:ascii="Times New Roman" w:hAnsi="Times New Roman" w:cs="Times New Roman"/>
            <w:lang w:eastAsia="pt-BR"/>
          </w:rPr>
          <w:t>estritas</w:t>
        </w:r>
      </w:ins>
      <w:ins w:id="506" w:author="rui guirrugo" w:date="2016-05-28T23:55:00Z">
        <w:r>
          <w:rPr>
            <w:rFonts w:ascii="Times New Roman" w:hAnsi="Times New Roman" w:cs="Times New Roman"/>
            <w:lang w:eastAsia="pt-BR"/>
          </w:rPr>
          <w:t>.</w:t>
        </w:r>
      </w:ins>
    </w:p>
    <w:p w14:paraId="339FB3E9" w14:textId="4EE31772" w:rsidR="00C33A41" w:rsidRDefault="00C33A41">
      <w:pPr>
        <w:spacing w:before="0" w:after="0" w:line="240" w:lineRule="auto"/>
        <w:jc w:val="left"/>
        <w:rPr>
          <w:ins w:id="507" w:author="rui guirrugo" w:date="2016-05-28T23:59:00Z"/>
          <w:rFonts w:ascii="Arial" w:hAnsi="Arial" w:cs="Verdana"/>
          <w:szCs w:val="22"/>
          <w:lang w:eastAsia="pt-BR"/>
        </w:rPr>
      </w:pPr>
      <w:ins w:id="508" w:author="rui guirrugo" w:date="2016-05-28T23:59:00Z">
        <w:r>
          <w:rPr>
            <w:lang w:eastAsia="pt-BR"/>
          </w:rPr>
          <w:br w:type="page"/>
        </w:r>
      </w:ins>
    </w:p>
    <w:p w14:paraId="05F1B2A6" w14:textId="174F414E" w:rsidR="00C33A41" w:rsidRDefault="00C33A41" w:rsidP="00142DBE">
      <w:pPr>
        <w:pStyle w:val="Heading3"/>
        <w:rPr>
          <w:ins w:id="509" w:author="rui guirrugo" w:date="2016-05-28T23:57:00Z"/>
        </w:rPr>
        <w:pPrChange w:id="510" w:author="rui guirrugo" w:date="2016-05-29T01:22:00Z">
          <w:pPr>
            <w:pStyle w:val="Heading2"/>
          </w:pPr>
        </w:pPrChange>
      </w:pPr>
      <w:ins w:id="511" w:author="rui guirrugo" w:date="2016-05-28T23:57:00Z">
        <w:r>
          <w:t>Metodologia de Desenvolvimento</w:t>
        </w:r>
      </w:ins>
    </w:p>
    <w:p w14:paraId="072C7FC9" w14:textId="5B5071CB" w:rsidR="00C33A41" w:rsidRDefault="00C33A41" w:rsidP="00C33A41">
      <w:pPr>
        <w:pStyle w:val="BodyText"/>
        <w:rPr>
          <w:ins w:id="512" w:author="rui guirrugo" w:date="2016-05-29T00:03:00Z"/>
          <w:rFonts w:ascii="Times New Roman" w:hAnsi="Times New Roman" w:cs="Times New Roman"/>
          <w:lang w:eastAsia="pt-BR"/>
        </w:rPr>
        <w:pPrChange w:id="513" w:author="rui guirrugo" w:date="2016-05-28T23:57:00Z">
          <w:pPr>
            <w:pStyle w:val="Heading2"/>
          </w:pPr>
        </w:pPrChange>
      </w:pPr>
      <w:ins w:id="514" w:author="rui guirrugo" w:date="2016-05-28T23:58:00Z">
        <w:r>
          <w:rPr>
            <w:rFonts w:ascii="Times New Roman" w:hAnsi="Times New Roman" w:cs="Times New Roman"/>
            <w:lang w:eastAsia="pt-BR"/>
          </w:rPr>
          <w:t xml:space="preserve">O projecto foi elaborado utilizando a </w:t>
        </w:r>
        <w:r w:rsidRPr="00C33A41">
          <w:rPr>
            <w:rFonts w:ascii="Times New Roman" w:hAnsi="Times New Roman" w:cs="Times New Roman"/>
            <w:b/>
            <w:lang w:eastAsia="pt-BR"/>
            <w:rPrChange w:id="515" w:author="rui guirrugo" w:date="2016-05-28T23:59:00Z">
              <w:rPr>
                <w:lang w:eastAsia="pt-BR"/>
              </w:rPr>
            </w:rPrChange>
          </w:rPr>
          <w:t xml:space="preserve">Metodologia </w:t>
        </w:r>
      </w:ins>
      <w:ins w:id="516" w:author="rui guirrugo" w:date="2016-05-28T23:59:00Z">
        <w:r w:rsidRPr="00C33A41">
          <w:rPr>
            <w:rFonts w:ascii="Times New Roman" w:hAnsi="Times New Roman" w:cs="Times New Roman"/>
            <w:b/>
            <w:lang w:eastAsia="pt-BR"/>
            <w:rPrChange w:id="517" w:author="rui guirrugo" w:date="2016-05-28T23:59:00Z">
              <w:rPr>
                <w:lang w:eastAsia="pt-BR"/>
              </w:rPr>
            </w:rPrChange>
          </w:rPr>
          <w:t>Orientada a Objecto</w:t>
        </w:r>
        <w:r>
          <w:rPr>
            <w:rFonts w:ascii="Times New Roman" w:hAnsi="Times New Roman" w:cs="Times New Roman"/>
            <w:b/>
            <w:lang w:eastAsia="pt-BR"/>
          </w:rPr>
          <w:t>.</w:t>
        </w:r>
      </w:ins>
      <w:ins w:id="518" w:author="rui guirrugo" w:date="2016-05-29T00:00:00Z">
        <w:r>
          <w:rPr>
            <w:rFonts w:ascii="Times New Roman" w:hAnsi="Times New Roman" w:cs="Times New Roman"/>
            <w:b/>
            <w:lang w:eastAsia="pt-BR"/>
          </w:rPr>
          <w:t xml:space="preserve"> </w:t>
        </w:r>
        <w:r>
          <w:rPr>
            <w:rFonts w:ascii="Times New Roman" w:hAnsi="Times New Roman" w:cs="Times New Roman"/>
            <w:lang w:eastAsia="pt-BR"/>
          </w:rPr>
          <w:t xml:space="preserve">Facilita a manutenção do sistema porque </w:t>
        </w:r>
      </w:ins>
      <w:ins w:id="519" w:author="rui guirrugo" w:date="2016-05-29T00:01:00Z">
        <w:r>
          <w:rPr>
            <w:rFonts w:ascii="Times New Roman" w:hAnsi="Times New Roman" w:cs="Times New Roman"/>
            <w:lang w:eastAsia="pt-BR"/>
          </w:rPr>
          <w:t>é caracterizada por um grande volume de documentos.</w:t>
        </w:r>
      </w:ins>
    </w:p>
    <w:p w14:paraId="382A6B3D" w14:textId="5310E986" w:rsidR="00C33A41" w:rsidRDefault="00C33A41" w:rsidP="00C33A41">
      <w:pPr>
        <w:pStyle w:val="BodyText"/>
        <w:rPr>
          <w:ins w:id="520" w:author="rui guirrugo" w:date="2016-05-29T00:03:00Z"/>
          <w:rFonts w:ascii="Times New Roman" w:hAnsi="Times New Roman" w:cs="Times New Roman"/>
          <w:lang w:eastAsia="pt-BR"/>
        </w:rPr>
        <w:pPrChange w:id="521" w:author="rui guirrugo" w:date="2016-05-28T23:57:00Z">
          <w:pPr>
            <w:pStyle w:val="Heading2"/>
          </w:pPr>
        </w:pPrChange>
      </w:pPr>
    </w:p>
    <w:p w14:paraId="4ADB8F2C" w14:textId="1860D7DB" w:rsidR="00C33A41" w:rsidRDefault="00C657F2" w:rsidP="00142DBE">
      <w:pPr>
        <w:pStyle w:val="Heading3"/>
        <w:rPr>
          <w:ins w:id="522" w:author="rui guirrugo" w:date="2016-05-29T00:04:00Z"/>
        </w:rPr>
        <w:pPrChange w:id="523" w:author="rui guirrugo" w:date="2016-05-29T01:22:00Z">
          <w:pPr>
            <w:pStyle w:val="Heading2"/>
          </w:pPr>
        </w:pPrChange>
      </w:pPr>
      <w:ins w:id="524" w:author="rui guirrugo" w:date="2016-05-29T00:14:00Z">
        <w:r>
          <w:t>Definição</w:t>
        </w:r>
      </w:ins>
      <w:ins w:id="525" w:author="rui guirrugo" w:date="2016-05-29T00:13:00Z">
        <w:r>
          <w:t xml:space="preserve"> de Requisitos</w:t>
        </w:r>
      </w:ins>
    </w:p>
    <w:p w14:paraId="7A409875" w14:textId="0F7E4129" w:rsidR="00C657F2" w:rsidRPr="00C657F2" w:rsidRDefault="00C33A41" w:rsidP="00EB526D">
      <w:pPr>
        <w:pStyle w:val="Heading4"/>
        <w:rPr>
          <w:ins w:id="526" w:author="rui guirrugo" w:date="2016-05-29T00:14:00Z"/>
          <w:lang w:eastAsia="pt-BR"/>
          <w:rPrChange w:id="527" w:author="rui guirrugo" w:date="2016-05-29T00:15:00Z">
            <w:rPr>
              <w:ins w:id="528" w:author="rui guirrugo" w:date="2016-05-29T00:14:00Z"/>
              <w:lang w:eastAsia="pt-BR"/>
            </w:rPr>
          </w:rPrChange>
        </w:rPr>
        <w:pPrChange w:id="529" w:author="rui guirrugo" w:date="2016-05-29T00:27:00Z">
          <w:pPr>
            <w:pStyle w:val="Heading2"/>
          </w:pPr>
        </w:pPrChange>
      </w:pPr>
      <w:ins w:id="530" w:author="rui guirrugo" w:date="2016-05-29T00:04:00Z">
        <w:r>
          <w:rPr>
            <w:lang w:eastAsia="pt-BR"/>
          </w:rPr>
          <w:t>Requisitos</w:t>
        </w:r>
      </w:ins>
      <w:ins w:id="531" w:author="rui guirrugo" w:date="2016-05-29T00:13:00Z">
        <w:r w:rsidR="00C657F2">
          <w:rPr>
            <w:lang w:eastAsia="pt-BR"/>
          </w:rPr>
          <w:t xml:space="preserve"> funcionais </w:t>
        </w:r>
      </w:ins>
    </w:p>
    <w:tbl>
      <w:tblPr>
        <w:tblStyle w:val="TableClassic1"/>
        <w:tblW w:w="0" w:type="auto"/>
        <w:tblLook w:val="04A0" w:firstRow="1" w:lastRow="0" w:firstColumn="1" w:lastColumn="0" w:noHBand="0" w:noVBand="1"/>
        <w:tblPrChange w:id="532" w:author="rui guirrugo" w:date="2016-05-29T00:32:00Z">
          <w:tblPr>
            <w:tblStyle w:val="TableClassic1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564"/>
        <w:gridCol w:w="923"/>
        <w:gridCol w:w="1509"/>
        <w:gridCol w:w="4076"/>
        <w:tblGridChange w:id="533">
          <w:tblGrid>
            <w:gridCol w:w="1966"/>
            <w:gridCol w:w="598"/>
            <w:gridCol w:w="65"/>
            <w:gridCol w:w="13"/>
            <w:gridCol w:w="2"/>
            <w:gridCol w:w="245"/>
            <w:gridCol w:w="598"/>
            <w:gridCol w:w="65"/>
            <w:gridCol w:w="13"/>
            <w:gridCol w:w="2"/>
            <w:gridCol w:w="551"/>
            <w:gridCol w:w="647"/>
            <w:gridCol w:w="3"/>
            <w:gridCol w:w="40"/>
            <w:gridCol w:w="188"/>
            <w:gridCol w:w="4076"/>
          </w:tblGrid>
        </w:tblGridChange>
      </w:tblGrid>
      <w:tr w:rsidR="00EB526D" w14:paraId="3CDDB1E2" w14:textId="77777777" w:rsidTr="00EB5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534" w:author="rui guirrugo" w:date="2016-05-29T00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PrChange w:id="535" w:author="rui guirrugo" w:date="2016-05-29T00:32:00Z">
              <w:tcPr>
                <w:tcW w:w="1980" w:type="dxa"/>
              </w:tcPr>
            </w:tcPrChange>
          </w:tcPr>
          <w:p w14:paraId="0F709BDA" w14:textId="75AAAC71" w:rsidR="00EB526D" w:rsidRPr="00EB526D" w:rsidRDefault="00EB526D" w:rsidP="00C657F2">
            <w:pPr>
              <w:pStyle w:val="BodyText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536" w:author="rui guirrugo" w:date="2016-05-29T00:14:00Z"/>
                <w:rFonts w:ascii="Times New Roman" w:hAnsi="Times New Roman" w:cs="Times New Roman"/>
                <w:lang w:eastAsia="pt-BR"/>
                <w:rPrChange w:id="537" w:author="rui guirrugo" w:date="2016-05-29T00:32:00Z">
                  <w:rPr>
                    <w:ins w:id="538" w:author="rui guirrugo" w:date="2016-05-29T00:14:00Z"/>
                    <w:lang w:eastAsia="pt-BR"/>
                  </w:rPr>
                </w:rPrChange>
              </w:rPr>
            </w:pPr>
            <w:ins w:id="539" w:author="rui guirrugo" w:date="2016-05-29T00:30:00Z">
              <w:r w:rsidRPr="00EB526D">
                <w:rPr>
                  <w:rFonts w:ascii="Times New Roman" w:hAnsi="Times New Roman" w:cs="Times New Roman"/>
                  <w:lang w:eastAsia="pt-BR"/>
                  <w:rPrChange w:id="540" w:author="rui guirrugo" w:date="2016-05-29T00:3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>Funcao</w:t>
              </w:r>
            </w:ins>
          </w:p>
        </w:tc>
        <w:tc>
          <w:tcPr>
            <w:tcW w:w="343" w:type="dxa"/>
            <w:tcBorders>
              <w:right w:val="single" w:sz="4" w:space="0" w:color="auto"/>
            </w:tcBorders>
            <w:tcPrChange w:id="541" w:author="rui guirrugo" w:date="2016-05-29T00:32:00Z">
              <w:tcPr>
                <w:tcW w:w="666" w:type="dxa"/>
                <w:gridSpan w:val="5"/>
                <w:tcBorders>
                  <w:right w:val="single" w:sz="4" w:space="0" w:color="auto"/>
                </w:tcBorders>
              </w:tcPr>
            </w:tcPrChange>
          </w:tcPr>
          <w:p w14:paraId="6E17AA5F" w14:textId="4662D08F" w:rsidR="00EB526D" w:rsidRPr="00EB526D" w:rsidRDefault="00EB526D" w:rsidP="00C657F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542" w:author="rui guirrugo" w:date="2016-05-29T00:14:00Z"/>
                <w:rFonts w:ascii="Times New Roman" w:hAnsi="Times New Roman" w:cs="Times New Roman"/>
                <w:lang w:eastAsia="pt-BR"/>
                <w:rPrChange w:id="543" w:author="rui guirrugo" w:date="2016-05-29T00:32:00Z">
                  <w:rPr>
                    <w:ins w:id="544" w:author="rui guirrugo" w:date="2016-05-29T00:14:00Z"/>
                    <w:lang w:eastAsia="pt-BR"/>
                  </w:rPr>
                </w:rPrChange>
              </w:rPr>
            </w:pPr>
            <w:ins w:id="545" w:author="rui guirrugo" w:date="2016-05-29T00:25:00Z">
              <w:r w:rsidRPr="00EB526D">
                <w:rPr>
                  <w:rFonts w:ascii="Times New Roman" w:hAnsi="Times New Roman" w:cs="Times New Roman"/>
                  <w:lang w:eastAsia="pt-BR"/>
                  <w:rPrChange w:id="546" w:author="rui guirrugo" w:date="2016-05-29T00:3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>Código</w:t>
              </w:r>
            </w:ins>
          </w:p>
        </w:tc>
        <w:tc>
          <w:tcPr>
            <w:tcW w:w="1202" w:type="dxa"/>
            <w:tcBorders>
              <w:top w:val="single" w:sz="12" w:space="0" w:color="000000"/>
              <w:left w:val="single" w:sz="4" w:space="0" w:color="auto"/>
              <w:right w:val="single" w:sz="4" w:space="0" w:color="auto"/>
            </w:tcBorders>
            <w:tcPrChange w:id="547" w:author="rui guirrugo" w:date="2016-05-29T00:32:00Z">
              <w:tcPr>
                <w:tcW w:w="1256" w:type="dxa"/>
                <w:gridSpan w:val="5"/>
                <w:tcBorders>
                  <w:top w:val="single" w:sz="12" w:space="0" w:color="000000"/>
                  <w:left w:val="single" w:sz="4" w:space="0" w:color="auto"/>
                  <w:right w:val="single" w:sz="4" w:space="0" w:color="auto"/>
                </w:tcBorders>
              </w:tcPr>
            </w:tcPrChange>
          </w:tcPr>
          <w:p w14:paraId="2BB46EA8" w14:textId="29F276DA" w:rsidR="00EB526D" w:rsidRPr="00EB526D" w:rsidRDefault="00EB526D" w:rsidP="00C657F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548" w:author="rui guirrugo" w:date="2016-05-29T00:30:00Z"/>
                <w:rFonts w:ascii="Times New Roman" w:hAnsi="Times New Roman" w:cs="Times New Roman"/>
                <w:lang w:eastAsia="pt-BR"/>
                <w:rPrChange w:id="549" w:author="rui guirrugo" w:date="2016-05-29T00:32:00Z">
                  <w:rPr>
                    <w:ins w:id="550" w:author="rui guirrugo" w:date="2016-05-29T00:30:00Z"/>
                    <w:rFonts w:ascii="Times New Roman" w:hAnsi="Times New Roman" w:cs="Times New Roman"/>
                    <w:lang w:eastAsia="pt-BR"/>
                  </w:rPr>
                </w:rPrChange>
              </w:rPr>
            </w:pPr>
            <w:ins w:id="551" w:author="rui guirrugo" w:date="2016-05-29T00:30:00Z">
              <w:r w:rsidRPr="00EB526D">
                <w:rPr>
                  <w:rFonts w:ascii="Times New Roman" w:hAnsi="Times New Roman" w:cs="Times New Roman"/>
                  <w:lang w:eastAsia="pt-BR"/>
                  <w:rPrChange w:id="552" w:author="rui guirrugo" w:date="2016-05-29T00:3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>Autor</w:t>
              </w:r>
            </w:ins>
          </w:p>
        </w:tc>
        <w:tc>
          <w:tcPr>
            <w:tcW w:w="4737" w:type="dxa"/>
            <w:tcBorders>
              <w:top w:val="single" w:sz="12" w:space="0" w:color="000000"/>
              <w:left w:val="single" w:sz="4" w:space="0" w:color="auto"/>
            </w:tcBorders>
            <w:tcPrChange w:id="553" w:author="rui guirrugo" w:date="2016-05-29T00:32:00Z">
              <w:tcPr>
                <w:tcW w:w="5170" w:type="dxa"/>
                <w:gridSpan w:val="5"/>
                <w:tcBorders>
                  <w:top w:val="single" w:sz="12" w:space="0" w:color="000000"/>
                  <w:left w:val="single" w:sz="4" w:space="0" w:color="auto"/>
                </w:tcBorders>
              </w:tcPr>
            </w:tcPrChange>
          </w:tcPr>
          <w:p w14:paraId="1CEFF6D9" w14:textId="23AC7FED" w:rsidR="00EB526D" w:rsidRPr="00EB526D" w:rsidRDefault="00EB526D" w:rsidP="00C657F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554" w:author="rui guirrugo" w:date="2016-05-29T00:14:00Z"/>
                <w:rFonts w:ascii="Times New Roman" w:hAnsi="Times New Roman" w:cs="Times New Roman"/>
                <w:lang w:eastAsia="pt-BR"/>
                <w:rPrChange w:id="555" w:author="rui guirrugo" w:date="2016-05-29T00:32:00Z">
                  <w:rPr>
                    <w:ins w:id="556" w:author="rui guirrugo" w:date="2016-05-29T00:14:00Z"/>
                    <w:lang w:eastAsia="pt-BR"/>
                  </w:rPr>
                </w:rPrChange>
              </w:rPr>
            </w:pPr>
            <w:ins w:id="557" w:author="rui guirrugo" w:date="2016-05-29T00:27:00Z">
              <w:r w:rsidRPr="00EB526D">
                <w:rPr>
                  <w:rFonts w:ascii="Times New Roman" w:hAnsi="Times New Roman" w:cs="Times New Roman"/>
                  <w:lang w:eastAsia="pt-BR"/>
                  <w:rPrChange w:id="558" w:author="rui guirrugo" w:date="2016-05-29T00:3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>Descricao</w:t>
              </w:r>
            </w:ins>
          </w:p>
        </w:tc>
      </w:tr>
      <w:tr w:rsidR="00EB526D" w14:paraId="594B65FC" w14:textId="77777777" w:rsidTr="00EB526D">
        <w:trPr>
          <w:ins w:id="559" w:author="rui guirrugo" w:date="2016-05-29T00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right w:val="single" w:sz="4" w:space="0" w:color="auto"/>
            </w:tcBorders>
            <w:tcPrChange w:id="560" w:author="rui guirrugo" w:date="2016-05-29T00:32:00Z">
              <w:tcPr>
                <w:tcW w:w="1980" w:type="dxa"/>
                <w:tcBorders>
                  <w:right w:val="single" w:sz="4" w:space="0" w:color="auto"/>
                </w:tcBorders>
              </w:tcPr>
            </w:tcPrChange>
          </w:tcPr>
          <w:p w14:paraId="1FFDF6C8" w14:textId="2BC3567F" w:rsidR="00EB526D" w:rsidRPr="00EB526D" w:rsidRDefault="00EB526D" w:rsidP="00EB526D">
            <w:pPr>
              <w:pStyle w:val="BodyText"/>
              <w:rPr>
                <w:ins w:id="561" w:author="rui guirrugo" w:date="2016-05-29T00:14:00Z"/>
                <w:rFonts w:ascii="Times New Roman" w:hAnsi="Times New Roman" w:cs="Times New Roman"/>
                <w:lang w:eastAsia="pt-BR"/>
                <w:rPrChange w:id="562" w:author="rui guirrugo" w:date="2016-05-29T00:32:00Z">
                  <w:rPr>
                    <w:ins w:id="563" w:author="rui guirrugo" w:date="2016-05-29T00:14:00Z"/>
                    <w:lang w:eastAsia="pt-BR"/>
                  </w:rPr>
                </w:rPrChange>
              </w:rPr>
              <w:pPrChange w:id="564" w:author="rui guirrugo" w:date="2016-05-29T00:32:00Z">
                <w:pPr>
                  <w:pStyle w:val="BodyText"/>
                </w:pPr>
              </w:pPrChange>
            </w:pPr>
            <w:ins w:id="565" w:author="rui guirrugo" w:date="2016-05-29T00:31:00Z">
              <w:r w:rsidRPr="00EB526D">
                <w:rPr>
                  <w:rFonts w:ascii="Times New Roman" w:hAnsi="Times New Roman" w:cs="Times New Roman"/>
                  <w:lang w:eastAsia="pt-BR"/>
                  <w:rPrChange w:id="566" w:author="rui guirrugo" w:date="2016-05-29T00:3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 xml:space="preserve">Entrada </w:t>
              </w:r>
            </w:ins>
            <w:ins w:id="567" w:author="rui guirrugo" w:date="2016-05-29T00:32:00Z">
              <w:r w:rsidRPr="00EB526D">
                <w:rPr>
                  <w:rFonts w:ascii="Times New Roman" w:hAnsi="Times New Roman" w:cs="Times New Roman"/>
                  <w:lang w:eastAsia="pt-BR"/>
                  <w:rPrChange w:id="568" w:author="rui guirrugo" w:date="2016-05-29T00:3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 xml:space="preserve">Correspodencia </w:t>
              </w:r>
            </w:ins>
          </w:p>
        </w:tc>
        <w:tc>
          <w:tcPr>
            <w:tcW w:w="343" w:type="dxa"/>
            <w:tcBorders>
              <w:top w:val="single" w:sz="6" w:space="0" w:color="000000"/>
              <w:left w:val="single" w:sz="4" w:space="0" w:color="auto"/>
              <w:bottom w:val="nil"/>
              <w:right w:val="single" w:sz="4" w:space="0" w:color="auto"/>
            </w:tcBorders>
            <w:tcPrChange w:id="569" w:author="rui guirrugo" w:date="2016-05-29T00:32:00Z">
              <w:tcPr>
                <w:tcW w:w="666" w:type="dxa"/>
                <w:gridSpan w:val="5"/>
                <w:tcBorders>
                  <w:top w:val="single" w:sz="6" w:space="0" w:color="000000"/>
                  <w:left w:val="single" w:sz="4" w:space="0" w:color="auto"/>
                  <w:bottom w:val="nil"/>
                  <w:right w:val="single" w:sz="4" w:space="0" w:color="auto"/>
                </w:tcBorders>
              </w:tcPr>
            </w:tcPrChange>
          </w:tcPr>
          <w:p w14:paraId="6CF11BAA" w14:textId="5D83AA6F" w:rsidR="00EB526D" w:rsidRPr="00EB526D" w:rsidRDefault="00EB526D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70" w:author="rui guirrugo" w:date="2016-05-29T00:14:00Z"/>
                <w:rFonts w:ascii="Times New Roman" w:hAnsi="Times New Roman" w:cs="Times New Roman"/>
                <w:lang w:eastAsia="pt-BR"/>
                <w:rPrChange w:id="571" w:author="rui guirrugo" w:date="2016-05-29T00:32:00Z">
                  <w:rPr>
                    <w:ins w:id="572" w:author="rui guirrugo" w:date="2016-05-29T00:14:00Z"/>
                    <w:lang w:eastAsia="pt-BR"/>
                  </w:rPr>
                </w:rPrChange>
              </w:rPr>
            </w:pPr>
            <w:ins w:id="573" w:author="rui guirrugo" w:date="2016-05-29T00:28:00Z">
              <w:r w:rsidRPr="00EB526D">
                <w:rPr>
                  <w:rFonts w:ascii="Times New Roman" w:hAnsi="Times New Roman" w:cs="Times New Roman"/>
                  <w:lang w:eastAsia="pt-BR"/>
                  <w:rPrChange w:id="574" w:author="rui guirrugo" w:date="2016-05-29T00:32:00Z">
                    <w:rPr>
                      <w:rFonts w:ascii="Times New Roman" w:hAnsi="Times New Roman" w:cs="Times New Roman"/>
                      <w:lang w:eastAsia="pt-BR"/>
                    </w:rPr>
                  </w:rPrChange>
                </w:rPr>
                <w:t>RF1</w:t>
              </w:r>
            </w:ins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tcPrChange w:id="575" w:author="rui guirrugo" w:date="2016-05-29T00:32:00Z">
              <w:tcPr>
                <w:tcW w:w="1256" w:type="dxa"/>
                <w:gridSpan w:val="5"/>
                <w:tcBorders>
                  <w:left w:val="single" w:sz="4" w:space="0" w:color="auto"/>
                  <w:right w:val="single" w:sz="4" w:space="0" w:color="auto"/>
                </w:tcBorders>
              </w:tcPr>
            </w:tcPrChange>
          </w:tcPr>
          <w:p w14:paraId="31B20BFE" w14:textId="71395E51" w:rsidR="00EB526D" w:rsidRPr="00EB526D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76" w:author="rui guirrugo" w:date="2016-05-29T00:30:00Z"/>
                <w:rFonts w:ascii="Times New Roman" w:hAnsi="Times New Roman" w:cs="Times New Roman"/>
                <w:lang w:eastAsia="pt-BR"/>
                <w:rPrChange w:id="577" w:author="rui guirrugo" w:date="2016-05-29T00:32:00Z">
                  <w:rPr>
                    <w:ins w:id="578" w:author="rui guirrugo" w:date="2016-05-29T00:30:00Z"/>
                    <w:lang w:eastAsia="pt-BR"/>
                  </w:rPr>
                </w:rPrChange>
              </w:rPr>
            </w:pPr>
            <w:ins w:id="579" w:author="rui guirrugo" w:date="2016-05-29T00:33:00Z">
              <w:r>
                <w:rPr>
                  <w:rFonts w:ascii="Times New Roman" w:hAnsi="Times New Roman" w:cs="Times New Roman"/>
                  <w:lang w:eastAsia="pt-BR"/>
                </w:rPr>
                <w:t>Secretaria</w:t>
              </w:r>
            </w:ins>
          </w:p>
        </w:tc>
        <w:tc>
          <w:tcPr>
            <w:tcW w:w="4737" w:type="dxa"/>
            <w:tcBorders>
              <w:left w:val="single" w:sz="4" w:space="0" w:color="auto"/>
            </w:tcBorders>
            <w:tcPrChange w:id="580" w:author="rui guirrugo" w:date="2016-05-29T00:32:00Z">
              <w:tcPr>
                <w:tcW w:w="5170" w:type="dxa"/>
                <w:gridSpan w:val="5"/>
                <w:tcBorders>
                  <w:left w:val="single" w:sz="4" w:space="0" w:color="auto"/>
                </w:tcBorders>
              </w:tcPr>
            </w:tcPrChange>
          </w:tcPr>
          <w:p w14:paraId="78BF2DC2" w14:textId="2D8A0D04" w:rsidR="00EB526D" w:rsidRPr="00EB526D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81" w:author="rui guirrugo" w:date="2016-05-29T00:14:00Z"/>
                <w:rFonts w:ascii="Times New Roman" w:hAnsi="Times New Roman" w:cs="Times New Roman"/>
                <w:lang w:eastAsia="pt-BR"/>
                <w:rPrChange w:id="582" w:author="rui guirrugo" w:date="2016-05-29T00:32:00Z">
                  <w:rPr>
                    <w:ins w:id="583" w:author="rui guirrugo" w:date="2016-05-29T00:14:00Z"/>
                    <w:lang w:eastAsia="pt-BR"/>
                  </w:rPr>
                </w:rPrChange>
              </w:rPr>
            </w:pPr>
            <w:ins w:id="584" w:author="rui guirrugo" w:date="2016-05-29T00:34:00Z">
              <w:r>
                <w:rPr>
                  <w:rFonts w:ascii="Times New Roman" w:hAnsi="Times New Roman" w:cs="Times New Roman"/>
                  <w:lang w:eastAsia="pt-BR"/>
                </w:rPr>
                <w:t xml:space="preserve">Faz o registro de todos documentos que são Submetidos ao </w:t>
              </w:r>
            </w:ins>
            <w:ins w:id="585" w:author="rui guirrugo" w:date="2016-05-29T00:37:00Z">
              <w:r>
                <w:rPr>
                  <w:rFonts w:ascii="Times New Roman" w:hAnsi="Times New Roman" w:cs="Times New Roman"/>
                  <w:lang w:eastAsia="pt-BR"/>
                </w:rPr>
                <w:t>Tribunal</w:t>
              </w:r>
            </w:ins>
          </w:p>
        </w:tc>
      </w:tr>
      <w:tr w:rsidR="00EB526D" w14:paraId="078699EA" w14:textId="77777777" w:rsidTr="00E375A9">
        <w:trPr>
          <w:ins w:id="586" w:author="rui guirrugo" w:date="2016-05-29T00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PrChange w:id="587" w:author="rui guirrugo" w:date="2016-05-29T00:39:00Z">
              <w:tcPr>
                <w:tcW w:w="1980" w:type="dxa"/>
              </w:tcPr>
            </w:tcPrChange>
          </w:tcPr>
          <w:p w14:paraId="3C944DC9" w14:textId="5D240B79" w:rsidR="00EB526D" w:rsidRPr="00EB526D" w:rsidRDefault="00E375A9" w:rsidP="00C657F2">
            <w:pPr>
              <w:pStyle w:val="BodyText"/>
              <w:rPr>
                <w:ins w:id="588" w:author="rui guirrugo" w:date="2016-05-29T00:14:00Z"/>
                <w:rFonts w:ascii="Times New Roman" w:hAnsi="Times New Roman" w:cs="Times New Roman"/>
                <w:lang w:eastAsia="pt-BR"/>
                <w:rPrChange w:id="589" w:author="rui guirrugo" w:date="2016-05-29T00:32:00Z">
                  <w:rPr>
                    <w:ins w:id="590" w:author="rui guirrugo" w:date="2016-05-29T00:14:00Z"/>
                    <w:lang w:eastAsia="pt-BR"/>
                  </w:rPr>
                </w:rPrChange>
              </w:rPr>
            </w:pPr>
            <w:ins w:id="591" w:author="rui guirrugo" w:date="2016-05-29T00:38:00Z">
              <w:r>
                <w:rPr>
                  <w:rFonts w:ascii="Times New Roman" w:hAnsi="Times New Roman" w:cs="Times New Roman"/>
                  <w:lang w:eastAsia="pt-BR"/>
                </w:rPr>
                <w:t>Distribuir expediente</w:t>
              </w:r>
            </w:ins>
          </w:p>
        </w:tc>
        <w:tc>
          <w:tcPr>
            <w:tcW w:w="343" w:type="dxa"/>
            <w:tcBorders>
              <w:top w:val="nil"/>
              <w:bottom w:val="nil"/>
              <w:right w:val="single" w:sz="4" w:space="0" w:color="auto"/>
            </w:tcBorders>
            <w:tcPrChange w:id="592" w:author="rui guirrugo" w:date="2016-05-29T00:39:00Z">
              <w:tcPr>
                <w:tcW w:w="666" w:type="dxa"/>
                <w:gridSpan w:val="5"/>
                <w:tcBorders>
                  <w:top w:val="nil"/>
                  <w:right w:val="single" w:sz="4" w:space="0" w:color="auto"/>
                </w:tcBorders>
              </w:tcPr>
            </w:tcPrChange>
          </w:tcPr>
          <w:p w14:paraId="2078FEAC" w14:textId="42BD7D06" w:rsidR="00EB526D" w:rsidRPr="00EB526D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93" w:author="rui guirrugo" w:date="2016-05-29T00:14:00Z"/>
                <w:rFonts w:ascii="Times New Roman" w:hAnsi="Times New Roman" w:cs="Times New Roman"/>
                <w:lang w:eastAsia="pt-BR"/>
                <w:rPrChange w:id="594" w:author="rui guirrugo" w:date="2016-05-29T00:32:00Z">
                  <w:rPr>
                    <w:ins w:id="595" w:author="rui guirrugo" w:date="2016-05-29T00:14:00Z"/>
                    <w:lang w:eastAsia="pt-BR"/>
                  </w:rPr>
                </w:rPrChange>
              </w:rPr>
            </w:pPr>
            <w:ins w:id="596" w:author="rui guirrugo" w:date="2016-05-29T00:38:00Z">
              <w:r>
                <w:rPr>
                  <w:rFonts w:ascii="Times New Roman" w:hAnsi="Times New Roman" w:cs="Times New Roman"/>
                  <w:lang w:eastAsia="pt-BR"/>
                </w:rPr>
                <w:t>RF2</w:t>
              </w:r>
            </w:ins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tcPrChange w:id="597" w:author="rui guirrugo" w:date="2016-05-29T00:39:00Z">
              <w:tcPr>
                <w:tcW w:w="1256" w:type="dxa"/>
                <w:gridSpan w:val="5"/>
                <w:tcBorders>
                  <w:left w:val="single" w:sz="4" w:space="0" w:color="auto"/>
                  <w:bottom w:val="single" w:sz="12" w:space="0" w:color="000000"/>
                  <w:right w:val="single" w:sz="4" w:space="0" w:color="auto"/>
                </w:tcBorders>
              </w:tcPr>
            </w:tcPrChange>
          </w:tcPr>
          <w:p w14:paraId="3344DC9A" w14:textId="53191E53" w:rsidR="00EB526D" w:rsidRPr="00EB526D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98" w:author="rui guirrugo" w:date="2016-05-29T00:30:00Z"/>
                <w:rFonts w:ascii="Times New Roman" w:hAnsi="Times New Roman" w:cs="Times New Roman"/>
                <w:lang w:eastAsia="pt-BR"/>
                <w:rPrChange w:id="599" w:author="rui guirrugo" w:date="2016-05-29T00:32:00Z">
                  <w:rPr>
                    <w:ins w:id="600" w:author="rui guirrugo" w:date="2016-05-29T00:30:00Z"/>
                    <w:lang w:eastAsia="pt-BR"/>
                  </w:rPr>
                </w:rPrChange>
              </w:rPr>
            </w:pPr>
            <w:ins w:id="601" w:author="rui guirrugo" w:date="2016-05-29T00:38:00Z">
              <w:r>
                <w:rPr>
                  <w:rFonts w:ascii="Times New Roman" w:hAnsi="Times New Roman" w:cs="Times New Roman"/>
                  <w:lang w:eastAsia="pt-BR"/>
                </w:rPr>
                <w:t>Juiz</w:t>
              </w:r>
            </w:ins>
          </w:p>
        </w:tc>
        <w:tc>
          <w:tcPr>
            <w:tcW w:w="4737" w:type="dxa"/>
            <w:tcBorders>
              <w:left w:val="single" w:sz="4" w:space="0" w:color="auto"/>
            </w:tcBorders>
            <w:tcPrChange w:id="602" w:author="rui guirrugo" w:date="2016-05-29T00:39:00Z">
              <w:tcPr>
                <w:tcW w:w="5170" w:type="dxa"/>
                <w:gridSpan w:val="5"/>
                <w:tcBorders>
                  <w:left w:val="single" w:sz="4" w:space="0" w:color="auto"/>
                  <w:bottom w:val="single" w:sz="12" w:space="0" w:color="000000"/>
                </w:tcBorders>
              </w:tcPr>
            </w:tcPrChange>
          </w:tcPr>
          <w:p w14:paraId="5CCEE07A" w14:textId="29B8F66F" w:rsidR="00EB526D" w:rsidRPr="00EB526D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03" w:author="rui guirrugo" w:date="2016-05-29T00:14:00Z"/>
                <w:rFonts w:ascii="Times New Roman" w:hAnsi="Times New Roman" w:cs="Times New Roman"/>
                <w:lang w:eastAsia="pt-BR"/>
                <w:rPrChange w:id="604" w:author="rui guirrugo" w:date="2016-05-29T00:32:00Z">
                  <w:rPr>
                    <w:ins w:id="605" w:author="rui guirrugo" w:date="2016-05-29T00:14:00Z"/>
                    <w:lang w:eastAsia="pt-BR"/>
                  </w:rPr>
                </w:rPrChange>
              </w:rPr>
            </w:pPr>
            <w:ins w:id="606" w:author="rui guirrugo" w:date="2016-05-29T00:38:00Z">
              <w:r>
                <w:rPr>
                  <w:rFonts w:ascii="Times New Roman" w:hAnsi="Times New Roman" w:cs="Times New Roman"/>
                  <w:lang w:eastAsia="pt-BR"/>
                </w:rPr>
                <w:t xml:space="preserve">Faz a distribuição de todos expedientes </w:t>
              </w:r>
            </w:ins>
            <w:ins w:id="607" w:author="rui guirrugo" w:date="2016-05-29T00:39:00Z">
              <w:r>
                <w:rPr>
                  <w:rFonts w:ascii="Times New Roman" w:hAnsi="Times New Roman" w:cs="Times New Roman"/>
                  <w:lang w:eastAsia="pt-BR"/>
                </w:rPr>
                <w:t xml:space="preserve">as Diferentes Seccoes </w:t>
              </w:r>
            </w:ins>
          </w:p>
        </w:tc>
      </w:tr>
      <w:tr w:rsidR="00E375A9" w14:paraId="2D42D922" w14:textId="77777777" w:rsidTr="00E375A9">
        <w:trPr>
          <w:ins w:id="608" w:author="rui guirrugo" w:date="2016-05-29T00:3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PrChange w:id="609" w:author="rui guirrugo" w:date="2016-05-29T00:42:00Z">
              <w:tcPr>
                <w:tcW w:w="2790" w:type="dxa"/>
                <w:gridSpan w:val="5"/>
              </w:tcPr>
            </w:tcPrChange>
          </w:tcPr>
          <w:p w14:paraId="21AF82D7" w14:textId="5C8F7DC0" w:rsidR="00E375A9" w:rsidRDefault="00E375A9" w:rsidP="00C657F2">
            <w:pPr>
              <w:pStyle w:val="BodyText"/>
              <w:rPr>
                <w:ins w:id="610" w:author="rui guirrugo" w:date="2016-05-29T00:39:00Z"/>
                <w:rFonts w:ascii="Times New Roman" w:hAnsi="Times New Roman" w:cs="Times New Roman"/>
                <w:lang w:eastAsia="pt-BR"/>
              </w:rPr>
            </w:pPr>
            <w:ins w:id="611" w:author="rui guirrugo" w:date="2016-05-29T00:41:00Z">
              <w:r>
                <w:rPr>
                  <w:rFonts w:ascii="Times New Roman" w:hAnsi="Times New Roman" w:cs="Times New Roman"/>
                  <w:lang w:eastAsia="pt-BR"/>
                </w:rPr>
                <w:t>Autuar Peticao</w:t>
              </w:r>
            </w:ins>
          </w:p>
        </w:tc>
        <w:tc>
          <w:tcPr>
            <w:tcW w:w="343" w:type="dxa"/>
            <w:tcBorders>
              <w:top w:val="nil"/>
              <w:bottom w:val="nil"/>
              <w:right w:val="single" w:sz="4" w:space="0" w:color="auto"/>
            </w:tcBorders>
            <w:tcPrChange w:id="612" w:author="rui guirrugo" w:date="2016-05-29T00:42:00Z">
              <w:tcPr>
                <w:tcW w:w="343" w:type="dxa"/>
                <w:gridSpan w:val="5"/>
                <w:tcBorders>
                  <w:top w:val="nil"/>
                  <w:right w:val="single" w:sz="4" w:space="0" w:color="auto"/>
                </w:tcBorders>
              </w:tcPr>
            </w:tcPrChange>
          </w:tcPr>
          <w:p w14:paraId="653B46B3" w14:textId="7884D100" w:rsidR="00E375A9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13" w:author="rui guirrugo" w:date="2016-05-29T00:39:00Z"/>
                <w:rFonts w:ascii="Times New Roman" w:hAnsi="Times New Roman" w:cs="Times New Roman"/>
                <w:lang w:eastAsia="pt-BR"/>
              </w:rPr>
            </w:pPr>
            <w:ins w:id="614" w:author="rui guirrugo" w:date="2016-05-29T00:41:00Z">
              <w:r>
                <w:rPr>
                  <w:rFonts w:ascii="Times New Roman" w:hAnsi="Times New Roman" w:cs="Times New Roman"/>
                  <w:lang w:eastAsia="pt-BR"/>
                </w:rPr>
                <w:t xml:space="preserve">RF3 </w:t>
              </w:r>
            </w:ins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tcPrChange w:id="615" w:author="rui guirrugo" w:date="2016-05-29T00:42:00Z">
              <w:tcPr>
                <w:tcW w:w="1202" w:type="dxa"/>
                <w:gridSpan w:val="2"/>
                <w:tcBorders>
                  <w:left w:val="single" w:sz="4" w:space="0" w:color="auto"/>
                  <w:bottom w:val="single" w:sz="12" w:space="0" w:color="000000"/>
                  <w:right w:val="single" w:sz="4" w:space="0" w:color="auto"/>
                </w:tcBorders>
              </w:tcPr>
            </w:tcPrChange>
          </w:tcPr>
          <w:p w14:paraId="2E141DA4" w14:textId="07946248" w:rsidR="00E375A9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16" w:author="rui guirrugo" w:date="2016-05-29T00:39:00Z"/>
                <w:rFonts w:ascii="Times New Roman" w:hAnsi="Times New Roman" w:cs="Times New Roman"/>
                <w:lang w:eastAsia="pt-BR"/>
              </w:rPr>
            </w:pPr>
            <w:ins w:id="617" w:author="rui guirrugo" w:date="2016-05-29T00:41:00Z">
              <w:r>
                <w:rPr>
                  <w:rFonts w:ascii="Times New Roman" w:hAnsi="Times New Roman" w:cs="Times New Roman"/>
                  <w:lang w:eastAsia="pt-BR"/>
                </w:rPr>
                <w:t>Escrivao</w:t>
              </w:r>
            </w:ins>
          </w:p>
        </w:tc>
        <w:tc>
          <w:tcPr>
            <w:tcW w:w="4737" w:type="dxa"/>
            <w:tcBorders>
              <w:left w:val="single" w:sz="4" w:space="0" w:color="auto"/>
            </w:tcBorders>
            <w:tcPrChange w:id="618" w:author="rui guirrugo" w:date="2016-05-29T00:42:00Z">
              <w:tcPr>
                <w:tcW w:w="4737" w:type="dxa"/>
                <w:gridSpan w:val="4"/>
                <w:tcBorders>
                  <w:left w:val="single" w:sz="4" w:space="0" w:color="auto"/>
                  <w:bottom w:val="single" w:sz="12" w:space="0" w:color="000000"/>
                </w:tcBorders>
              </w:tcPr>
            </w:tcPrChange>
          </w:tcPr>
          <w:p w14:paraId="54C1E389" w14:textId="47E054A9" w:rsidR="00E375A9" w:rsidRDefault="00E375A9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19" w:author="rui guirrugo" w:date="2016-05-29T00:39:00Z"/>
                <w:rFonts w:ascii="Times New Roman" w:hAnsi="Times New Roman" w:cs="Times New Roman"/>
                <w:lang w:eastAsia="pt-BR"/>
              </w:rPr>
            </w:pPr>
            <w:ins w:id="620" w:author="rui guirrugo" w:date="2016-05-29T00:42:00Z">
              <w:r>
                <w:rPr>
                  <w:rFonts w:ascii="Times New Roman" w:hAnsi="Times New Roman" w:cs="Times New Roman"/>
                  <w:lang w:eastAsia="pt-BR"/>
                </w:rPr>
                <w:t>E caracterizaodo o tipo de processo e preparado para o Juiz</w:t>
              </w:r>
            </w:ins>
          </w:p>
        </w:tc>
      </w:tr>
      <w:tr w:rsidR="00E375A9" w14:paraId="2230DB1D" w14:textId="77777777" w:rsidTr="004D1916">
        <w:trPr>
          <w:ins w:id="621" w:author="rui guirrugo" w:date="2016-05-29T00:4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PrChange w:id="622" w:author="rui guirrugo" w:date="2016-05-29T00:47:00Z">
              <w:tcPr>
                <w:tcW w:w="2790" w:type="dxa"/>
                <w:gridSpan w:val="5"/>
              </w:tcPr>
            </w:tcPrChange>
          </w:tcPr>
          <w:p w14:paraId="2C375D50" w14:textId="4A0FE45A" w:rsidR="00E375A9" w:rsidRDefault="004D1916" w:rsidP="00C657F2">
            <w:pPr>
              <w:pStyle w:val="BodyText"/>
              <w:rPr>
                <w:ins w:id="623" w:author="rui guirrugo" w:date="2016-05-29T00:42:00Z"/>
                <w:rFonts w:ascii="Times New Roman" w:hAnsi="Times New Roman" w:cs="Times New Roman"/>
                <w:lang w:eastAsia="pt-BR"/>
              </w:rPr>
            </w:pPr>
            <w:ins w:id="624" w:author="rui guirrugo" w:date="2016-05-29T00:46:00Z">
              <w:r>
                <w:rPr>
                  <w:rFonts w:ascii="Times New Roman" w:hAnsi="Times New Roman" w:cs="Times New Roman"/>
                  <w:lang w:eastAsia="pt-BR"/>
                </w:rPr>
                <w:t>Abrir Conclusao</w:t>
              </w:r>
            </w:ins>
          </w:p>
        </w:tc>
        <w:tc>
          <w:tcPr>
            <w:tcW w:w="343" w:type="dxa"/>
            <w:tcBorders>
              <w:top w:val="nil"/>
              <w:bottom w:val="nil"/>
              <w:right w:val="single" w:sz="4" w:space="0" w:color="auto"/>
            </w:tcBorders>
            <w:tcPrChange w:id="625" w:author="rui guirrugo" w:date="2016-05-29T00:47:00Z">
              <w:tcPr>
                <w:tcW w:w="343" w:type="dxa"/>
                <w:gridSpan w:val="5"/>
                <w:tcBorders>
                  <w:top w:val="nil"/>
                  <w:right w:val="single" w:sz="4" w:space="0" w:color="auto"/>
                </w:tcBorders>
              </w:tcPr>
            </w:tcPrChange>
          </w:tcPr>
          <w:p w14:paraId="63037F61" w14:textId="5F3BC0C7" w:rsidR="00E375A9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26" w:author="rui guirrugo" w:date="2016-05-29T00:42:00Z"/>
                <w:rFonts w:ascii="Times New Roman" w:hAnsi="Times New Roman" w:cs="Times New Roman"/>
                <w:lang w:eastAsia="pt-BR"/>
              </w:rPr>
            </w:pPr>
            <w:ins w:id="627" w:author="rui guirrugo" w:date="2016-05-29T00:46:00Z">
              <w:r>
                <w:rPr>
                  <w:rFonts w:ascii="Times New Roman" w:hAnsi="Times New Roman" w:cs="Times New Roman"/>
                  <w:lang w:eastAsia="pt-BR"/>
                </w:rPr>
                <w:t>RF4</w:t>
              </w:r>
            </w:ins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tcPrChange w:id="628" w:author="rui guirrugo" w:date="2016-05-29T00:47:00Z">
              <w:tcPr>
                <w:tcW w:w="1202" w:type="dxa"/>
                <w:gridSpan w:val="2"/>
                <w:tcBorders>
                  <w:left w:val="single" w:sz="4" w:space="0" w:color="auto"/>
                  <w:bottom w:val="single" w:sz="12" w:space="0" w:color="000000"/>
                  <w:right w:val="single" w:sz="4" w:space="0" w:color="auto"/>
                </w:tcBorders>
              </w:tcPr>
            </w:tcPrChange>
          </w:tcPr>
          <w:p w14:paraId="183AAAB8" w14:textId="59556C21" w:rsidR="00E375A9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29" w:author="rui guirrugo" w:date="2016-05-29T00:42:00Z"/>
                <w:rFonts w:ascii="Times New Roman" w:hAnsi="Times New Roman" w:cs="Times New Roman"/>
                <w:lang w:eastAsia="pt-BR"/>
              </w:rPr>
            </w:pPr>
            <w:ins w:id="630" w:author="rui guirrugo" w:date="2016-05-29T00:46:00Z">
              <w:r>
                <w:rPr>
                  <w:rFonts w:ascii="Times New Roman" w:hAnsi="Times New Roman" w:cs="Times New Roman"/>
                  <w:lang w:eastAsia="pt-BR"/>
                </w:rPr>
                <w:t xml:space="preserve">Juiz </w:t>
              </w:r>
            </w:ins>
          </w:p>
        </w:tc>
        <w:tc>
          <w:tcPr>
            <w:tcW w:w="4737" w:type="dxa"/>
            <w:tcBorders>
              <w:left w:val="single" w:sz="4" w:space="0" w:color="auto"/>
            </w:tcBorders>
            <w:tcPrChange w:id="631" w:author="rui guirrugo" w:date="2016-05-29T00:47:00Z">
              <w:tcPr>
                <w:tcW w:w="4737" w:type="dxa"/>
                <w:gridSpan w:val="4"/>
                <w:tcBorders>
                  <w:left w:val="single" w:sz="4" w:space="0" w:color="auto"/>
                  <w:bottom w:val="single" w:sz="12" w:space="0" w:color="000000"/>
                </w:tcBorders>
              </w:tcPr>
            </w:tcPrChange>
          </w:tcPr>
          <w:p w14:paraId="1DB41FB3" w14:textId="62408A36" w:rsidR="00E375A9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32" w:author="rui guirrugo" w:date="2016-05-29T00:42:00Z"/>
                <w:rFonts w:ascii="Times New Roman" w:hAnsi="Times New Roman" w:cs="Times New Roman"/>
                <w:lang w:eastAsia="pt-BR"/>
              </w:rPr>
            </w:pPr>
            <w:ins w:id="633" w:author="rui guirrugo" w:date="2016-05-29T00:46:00Z">
              <w:r>
                <w:rPr>
                  <w:rFonts w:ascii="Times New Roman" w:hAnsi="Times New Roman" w:cs="Times New Roman"/>
                  <w:lang w:eastAsia="pt-BR"/>
                </w:rPr>
                <w:t>Acao no qual o Jui</w:t>
              </w:r>
            </w:ins>
            <w:ins w:id="634" w:author="rui guirrugo" w:date="2016-05-29T00:47:00Z">
              <w:r>
                <w:rPr>
                  <w:rFonts w:ascii="Times New Roman" w:hAnsi="Times New Roman" w:cs="Times New Roman"/>
                  <w:lang w:eastAsia="pt-BR"/>
                </w:rPr>
                <w:t>z Descreve a acao a se tomar</w:t>
              </w:r>
            </w:ins>
          </w:p>
        </w:tc>
      </w:tr>
      <w:tr w:rsidR="004D1916" w14:paraId="33AF231F" w14:textId="77777777" w:rsidTr="00775DE8">
        <w:trPr>
          <w:ins w:id="635" w:author="rui guirrugo" w:date="2016-05-29T00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PrChange w:id="636" w:author="rui guirrugo" w:date="2016-05-29T00:51:00Z">
              <w:tcPr>
                <w:tcW w:w="2790" w:type="dxa"/>
                <w:gridSpan w:val="5"/>
              </w:tcPr>
            </w:tcPrChange>
          </w:tcPr>
          <w:p w14:paraId="7311A4F1" w14:textId="0EDBE575" w:rsidR="004D1916" w:rsidRDefault="004D1916" w:rsidP="00C657F2">
            <w:pPr>
              <w:pStyle w:val="BodyText"/>
              <w:rPr>
                <w:ins w:id="637" w:author="rui guirrugo" w:date="2016-05-29T00:47:00Z"/>
                <w:rFonts w:ascii="Times New Roman" w:hAnsi="Times New Roman" w:cs="Times New Roman"/>
                <w:lang w:eastAsia="pt-BR"/>
              </w:rPr>
            </w:pPr>
            <w:ins w:id="638" w:author="rui guirrugo" w:date="2016-05-29T00:47:00Z">
              <w:r>
                <w:rPr>
                  <w:rFonts w:ascii="Times New Roman" w:hAnsi="Times New Roman" w:cs="Times New Roman"/>
                  <w:lang w:eastAsia="pt-BR"/>
                </w:rPr>
                <w:t>Receber Despacho</w:t>
              </w:r>
            </w:ins>
          </w:p>
        </w:tc>
        <w:tc>
          <w:tcPr>
            <w:tcW w:w="343" w:type="dxa"/>
            <w:tcBorders>
              <w:top w:val="nil"/>
              <w:bottom w:val="nil"/>
              <w:right w:val="single" w:sz="4" w:space="0" w:color="auto"/>
            </w:tcBorders>
            <w:tcPrChange w:id="639" w:author="rui guirrugo" w:date="2016-05-29T00:51:00Z">
              <w:tcPr>
                <w:tcW w:w="343" w:type="dxa"/>
                <w:gridSpan w:val="5"/>
                <w:tcBorders>
                  <w:top w:val="nil"/>
                  <w:right w:val="single" w:sz="4" w:space="0" w:color="auto"/>
                </w:tcBorders>
              </w:tcPr>
            </w:tcPrChange>
          </w:tcPr>
          <w:p w14:paraId="06F1A984" w14:textId="6EBC29F0" w:rsidR="004D1916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40" w:author="rui guirrugo" w:date="2016-05-29T00:47:00Z"/>
                <w:rFonts w:ascii="Times New Roman" w:hAnsi="Times New Roman" w:cs="Times New Roman"/>
                <w:lang w:eastAsia="pt-BR"/>
              </w:rPr>
            </w:pPr>
            <w:ins w:id="641" w:author="rui guirrugo" w:date="2016-05-29T00:47:00Z">
              <w:r>
                <w:rPr>
                  <w:rFonts w:ascii="Times New Roman" w:hAnsi="Times New Roman" w:cs="Times New Roman"/>
                  <w:lang w:eastAsia="pt-BR"/>
                </w:rPr>
                <w:t>RF5</w:t>
              </w:r>
            </w:ins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tcPrChange w:id="642" w:author="rui guirrugo" w:date="2016-05-29T00:51:00Z">
              <w:tcPr>
                <w:tcW w:w="1202" w:type="dxa"/>
                <w:gridSpan w:val="2"/>
                <w:tcBorders>
                  <w:left w:val="single" w:sz="4" w:space="0" w:color="auto"/>
                  <w:bottom w:val="single" w:sz="12" w:space="0" w:color="000000"/>
                  <w:right w:val="single" w:sz="4" w:space="0" w:color="auto"/>
                </w:tcBorders>
              </w:tcPr>
            </w:tcPrChange>
          </w:tcPr>
          <w:p w14:paraId="0171DA1B" w14:textId="77777777" w:rsidR="004D1916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43" w:author="rui guirrugo" w:date="2016-05-29T00:48:00Z"/>
                <w:rFonts w:ascii="Times New Roman" w:hAnsi="Times New Roman" w:cs="Times New Roman"/>
                <w:lang w:eastAsia="pt-BR"/>
              </w:rPr>
            </w:pPr>
            <w:ins w:id="644" w:author="rui guirrugo" w:date="2016-05-29T00:48:00Z">
              <w:r>
                <w:rPr>
                  <w:rFonts w:ascii="Times New Roman" w:hAnsi="Times New Roman" w:cs="Times New Roman"/>
                  <w:lang w:eastAsia="pt-BR"/>
                </w:rPr>
                <w:t>Ajudante</w:t>
              </w:r>
            </w:ins>
          </w:p>
          <w:p w14:paraId="0000E4A1" w14:textId="4C46DD8E" w:rsidR="004D1916" w:rsidRDefault="004D1916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45" w:author="rui guirrugo" w:date="2016-05-29T00:47:00Z"/>
                <w:rFonts w:ascii="Times New Roman" w:hAnsi="Times New Roman" w:cs="Times New Roman"/>
                <w:lang w:eastAsia="pt-BR"/>
              </w:rPr>
            </w:pPr>
            <w:ins w:id="646" w:author="rui guirrugo" w:date="2016-05-29T00:48:00Z">
              <w:r>
                <w:rPr>
                  <w:rFonts w:ascii="Times New Roman" w:hAnsi="Times New Roman" w:cs="Times New Roman"/>
                  <w:lang w:eastAsia="pt-BR"/>
                </w:rPr>
                <w:t>Escrivão</w:t>
              </w:r>
            </w:ins>
          </w:p>
        </w:tc>
        <w:tc>
          <w:tcPr>
            <w:tcW w:w="4737" w:type="dxa"/>
            <w:tcBorders>
              <w:left w:val="single" w:sz="4" w:space="0" w:color="auto"/>
            </w:tcBorders>
            <w:tcPrChange w:id="647" w:author="rui guirrugo" w:date="2016-05-29T00:51:00Z">
              <w:tcPr>
                <w:tcW w:w="4737" w:type="dxa"/>
                <w:gridSpan w:val="4"/>
                <w:tcBorders>
                  <w:left w:val="single" w:sz="4" w:space="0" w:color="auto"/>
                  <w:bottom w:val="single" w:sz="12" w:space="0" w:color="000000"/>
                </w:tcBorders>
              </w:tcPr>
            </w:tcPrChange>
          </w:tcPr>
          <w:p w14:paraId="3D4FA664" w14:textId="34082C1B" w:rsidR="004D1916" w:rsidRDefault="00775DE8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48" w:author="rui guirrugo" w:date="2016-05-29T00:47:00Z"/>
                <w:rFonts w:ascii="Times New Roman" w:hAnsi="Times New Roman" w:cs="Times New Roman"/>
                <w:lang w:eastAsia="pt-BR"/>
              </w:rPr>
            </w:pPr>
            <w:ins w:id="649" w:author="rui guirrugo" w:date="2016-05-29T00:50:00Z">
              <w:r>
                <w:rPr>
                  <w:rFonts w:ascii="Times New Roman" w:hAnsi="Times New Roman" w:cs="Times New Roman"/>
                  <w:lang w:eastAsia="pt-BR"/>
                </w:rPr>
                <w:t>Confirmacao de tomada de accao na ordem do Juiz</w:t>
              </w:r>
            </w:ins>
          </w:p>
        </w:tc>
      </w:tr>
      <w:tr w:rsidR="00775DE8" w14:paraId="6589EFD3" w14:textId="77777777" w:rsidTr="00775DE8">
        <w:trPr>
          <w:ins w:id="650" w:author="rui guirrugo" w:date="2016-05-29T00:5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PrChange w:id="651" w:author="rui guirrugo" w:date="2016-05-29T00:53:00Z">
              <w:tcPr>
                <w:tcW w:w="2790" w:type="dxa"/>
                <w:gridSpan w:val="4"/>
              </w:tcPr>
            </w:tcPrChange>
          </w:tcPr>
          <w:p w14:paraId="2621F1F9" w14:textId="44792E19" w:rsidR="00775DE8" w:rsidRDefault="00775DE8" w:rsidP="00C657F2">
            <w:pPr>
              <w:pStyle w:val="BodyText"/>
              <w:rPr>
                <w:ins w:id="652" w:author="rui guirrugo" w:date="2016-05-29T00:51:00Z"/>
                <w:rFonts w:ascii="Times New Roman" w:hAnsi="Times New Roman" w:cs="Times New Roman"/>
                <w:lang w:eastAsia="pt-BR"/>
              </w:rPr>
            </w:pPr>
            <w:ins w:id="653" w:author="rui guirrugo" w:date="2016-05-29T00:52:00Z">
              <w:r>
                <w:rPr>
                  <w:rFonts w:ascii="Times New Roman" w:hAnsi="Times New Roman" w:cs="Times New Roman"/>
                  <w:lang w:eastAsia="pt-BR"/>
                </w:rPr>
                <w:t>Dar baixa ao Inquerito social</w:t>
              </w:r>
            </w:ins>
          </w:p>
        </w:tc>
        <w:tc>
          <w:tcPr>
            <w:tcW w:w="343" w:type="dxa"/>
            <w:tcBorders>
              <w:top w:val="nil"/>
              <w:bottom w:val="nil"/>
              <w:right w:val="single" w:sz="4" w:space="0" w:color="auto"/>
            </w:tcBorders>
            <w:tcPrChange w:id="654" w:author="rui guirrugo" w:date="2016-05-29T00:53:00Z">
              <w:tcPr>
                <w:tcW w:w="343" w:type="dxa"/>
                <w:gridSpan w:val="5"/>
                <w:tcBorders>
                  <w:top w:val="nil"/>
                  <w:right w:val="single" w:sz="4" w:space="0" w:color="auto"/>
                </w:tcBorders>
              </w:tcPr>
            </w:tcPrChange>
          </w:tcPr>
          <w:p w14:paraId="7F4CB74B" w14:textId="35C136E2" w:rsidR="00775DE8" w:rsidRDefault="00775DE8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55" w:author="rui guirrugo" w:date="2016-05-29T00:51:00Z"/>
                <w:rFonts w:ascii="Times New Roman" w:hAnsi="Times New Roman" w:cs="Times New Roman"/>
                <w:lang w:eastAsia="pt-BR"/>
              </w:rPr>
            </w:pPr>
            <w:ins w:id="656" w:author="rui guirrugo" w:date="2016-05-29T00:52:00Z">
              <w:r>
                <w:rPr>
                  <w:rFonts w:ascii="Times New Roman" w:hAnsi="Times New Roman" w:cs="Times New Roman"/>
                  <w:lang w:eastAsia="pt-BR"/>
                </w:rPr>
                <w:t>RF5</w:t>
              </w:r>
            </w:ins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tcPrChange w:id="657" w:author="rui guirrugo" w:date="2016-05-29T00:53:00Z">
              <w:tcPr>
                <w:tcW w:w="1202" w:type="dxa"/>
                <w:gridSpan w:val="4"/>
                <w:tcBorders>
                  <w:left w:val="single" w:sz="4" w:space="0" w:color="auto"/>
                  <w:bottom w:val="single" w:sz="12" w:space="0" w:color="000000"/>
                  <w:right w:val="single" w:sz="4" w:space="0" w:color="auto"/>
                </w:tcBorders>
              </w:tcPr>
            </w:tcPrChange>
          </w:tcPr>
          <w:p w14:paraId="3D20B048" w14:textId="68F46C85" w:rsidR="00775DE8" w:rsidRDefault="00775DE8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58" w:author="rui guirrugo" w:date="2016-05-29T00:51:00Z"/>
                <w:rFonts w:ascii="Times New Roman" w:hAnsi="Times New Roman" w:cs="Times New Roman"/>
                <w:lang w:eastAsia="pt-BR"/>
              </w:rPr>
            </w:pPr>
            <w:ins w:id="659" w:author="rui guirrugo" w:date="2016-05-29T00:52:00Z">
              <w:r>
                <w:rPr>
                  <w:rFonts w:ascii="Times New Roman" w:hAnsi="Times New Roman" w:cs="Times New Roman"/>
                  <w:lang w:eastAsia="pt-BR"/>
                </w:rPr>
                <w:t>Assistente social</w:t>
              </w:r>
            </w:ins>
          </w:p>
        </w:tc>
        <w:tc>
          <w:tcPr>
            <w:tcW w:w="4737" w:type="dxa"/>
            <w:tcBorders>
              <w:left w:val="single" w:sz="4" w:space="0" w:color="auto"/>
            </w:tcBorders>
            <w:tcPrChange w:id="660" w:author="rui guirrugo" w:date="2016-05-29T00:53:00Z">
              <w:tcPr>
                <w:tcW w:w="4737" w:type="dxa"/>
                <w:gridSpan w:val="3"/>
                <w:tcBorders>
                  <w:left w:val="single" w:sz="4" w:space="0" w:color="auto"/>
                  <w:bottom w:val="single" w:sz="12" w:space="0" w:color="000000"/>
                </w:tcBorders>
              </w:tcPr>
            </w:tcPrChange>
          </w:tcPr>
          <w:p w14:paraId="2A1793B2" w14:textId="38EF03A4" w:rsidR="00775DE8" w:rsidRDefault="00775DE8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61" w:author="rui guirrugo" w:date="2016-05-29T00:51:00Z"/>
                <w:rFonts w:ascii="Times New Roman" w:hAnsi="Times New Roman" w:cs="Times New Roman"/>
                <w:lang w:eastAsia="pt-BR"/>
              </w:rPr>
            </w:pPr>
            <w:ins w:id="662" w:author="rui guirrugo" w:date="2016-05-29T00:52:00Z">
              <w:r>
                <w:rPr>
                  <w:rFonts w:ascii="Times New Roman" w:hAnsi="Times New Roman" w:cs="Times New Roman"/>
                  <w:lang w:eastAsia="pt-BR"/>
                </w:rPr>
                <w:t>Descricao feita pelo assistente social</w:t>
              </w:r>
            </w:ins>
          </w:p>
        </w:tc>
      </w:tr>
      <w:tr w:rsidR="00775DE8" w14:paraId="7B9235BB" w14:textId="77777777" w:rsidTr="00296E0B">
        <w:trPr>
          <w:ins w:id="663" w:author="rui guirrugo" w:date="2016-05-29T00:5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PrChange w:id="664" w:author="rui guirrugo" w:date="2016-05-29T01:04:00Z">
              <w:tcPr>
                <w:tcW w:w="2790" w:type="dxa"/>
                <w:gridSpan w:val="4"/>
              </w:tcPr>
            </w:tcPrChange>
          </w:tcPr>
          <w:p w14:paraId="757B0F0B" w14:textId="6A6D6656" w:rsidR="00775DE8" w:rsidRDefault="00296E0B" w:rsidP="00C657F2">
            <w:pPr>
              <w:pStyle w:val="BodyText"/>
              <w:rPr>
                <w:ins w:id="665" w:author="rui guirrugo" w:date="2016-05-29T00:53:00Z"/>
                <w:rFonts w:ascii="Times New Roman" w:hAnsi="Times New Roman" w:cs="Times New Roman"/>
                <w:lang w:eastAsia="pt-BR"/>
              </w:rPr>
            </w:pPr>
            <w:ins w:id="666" w:author="rui guirrugo" w:date="2016-05-29T01:03:00Z">
              <w:r>
                <w:rPr>
                  <w:rFonts w:ascii="Times New Roman" w:hAnsi="Times New Roman" w:cs="Times New Roman"/>
                  <w:lang w:eastAsia="pt-BR"/>
                </w:rPr>
                <w:t xml:space="preserve">Sentenca </w:t>
              </w:r>
            </w:ins>
          </w:p>
        </w:tc>
        <w:tc>
          <w:tcPr>
            <w:tcW w:w="343" w:type="dxa"/>
            <w:tcBorders>
              <w:top w:val="nil"/>
              <w:bottom w:val="nil"/>
              <w:right w:val="single" w:sz="4" w:space="0" w:color="auto"/>
            </w:tcBorders>
            <w:tcPrChange w:id="667" w:author="rui guirrugo" w:date="2016-05-29T01:04:00Z">
              <w:tcPr>
                <w:tcW w:w="343" w:type="dxa"/>
                <w:gridSpan w:val="5"/>
                <w:tcBorders>
                  <w:top w:val="nil"/>
                  <w:right w:val="single" w:sz="4" w:space="0" w:color="auto"/>
                </w:tcBorders>
              </w:tcPr>
            </w:tcPrChange>
          </w:tcPr>
          <w:p w14:paraId="0CFCFF6D" w14:textId="0477FD82" w:rsidR="00775DE8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68" w:author="rui guirrugo" w:date="2016-05-29T00:53:00Z"/>
                <w:rFonts w:ascii="Times New Roman" w:hAnsi="Times New Roman" w:cs="Times New Roman"/>
                <w:lang w:eastAsia="pt-BR"/>
              </w:rPr>
            </w:pPr>
            <w:ins w:id="669" w:author="rui guirrugo" w:date="2016-05-29T01:03:00Z">
              <w:r>
                <w:rPr>
                  <w:rFonts w:ascii="Times New Roman" w:hAnsi="Times New Roman" w:cs="Times New Roman"/>
                  <w:lang w:eastAsia="pt-BR"/>
                </w:rPr>
                <w:t>RF6</w:t>
              </w:r>
            </w:ins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tcPrChange w:id="670" w:author="rui guirrugo" w:date="2016-05-29T01:04:00Z">
              <w:tcPr>
                <w:tcW w:w="1202" w:type="dxa"/>
                <w:gridSpan w:val="4"/>
                <w:tcBorders>
                  <w:left w:val="single" w:sz="4" w:space="0" w:color="auto"/>
                  <w:bottom w:val="single" w:sz="12" w:space="0" w:color="000000"/>
                  <w:right w:val="single" w:sz="4" w:space="0" w:color="auto"/>
                </w:tcBorders>
              </w:tcPr>
            </w:tcPrChange>
          </w:tcPr>
          <w:p w14:paraId="60DFB7C3" w14:textId="71E052D4" w:rsidR="00775DE8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71" w:author="rui guirrugo" w:date="2016-05-29T00:53:00Z"/>
                <w:rFonts w:ascii="Times New Roman" w:hAnsi="Times New Roman" w:cs="Times New Roman"/>
                <w:lang w:eastAsia="pt-BR"/>
              </w:rPr>
            </w:pPr>
            <w:ins w:id="672" w:author="rui guirrugo" w:date="2016-05-29T01:03:00Z">
              <w:r>
                <w:rPr>
                  <w:rFonts w:ascii="Times New Roman" w:hAnsi="Times New Roman" w:cs="Times New Roman"/>
                  <w:lang w:eastAsia="pt-BR"/>
                </w:rPr>
                <w:t xml:space="preserve">Juiz </w:t>
              </w:r>
            </w:ins>
          </w:p>
        </w:tc>
        <w:tc>
          <w:tcPr>
            <w:tcW w:w="4737" w:type="dxa"/>
            <w:tcBorders>
              <w:left w:val="single" w:sz="4" w:space="0" w:color="auto"/>
            </w:tcBorders>
            <w:tcPrChange w:id="673" w:author="rui guirrugo" w:date="2016-05-29T01:04:00Z">
              <w:tcPr>
                <w:tcW w:w="4737" w:type="dxa"/>
                <w:gridSpan w:val="3"/>
                <w:tcBorders>
                  <w:left w:val="single" w:sz="4" w:space="0" w:color="auto"/>
                  <w:bottom w:val="single" w:sz="12" w:space="0" w:color="000000"/>
                </w:tcBorders>
              </w:tcPr>
            </w:tcPrChange>
          </w:tcPr>
          <w:p w14:paraId="01999267" w14:textId="7F65A55E" w:rsidR="00775DE8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74" w:author="rui guirrugo" w:date="2016-05-29T00:53:00Z"/>
                <w:rFonts w:ascii="Times New Roman" w:hAnsi="Times New Roman" w:cs="Times New Roman"/>
                <w:lang w:eastAsia="pt-BR"/>
              </w:rPr>
            </w:pPr>
            <w:ins w:id="675" w:author="rui guirrugo" w:date="2016-05-29T01:03:00Z">
              <w:r>
                <w:rPr>
                  <w:rFonts w:ascii="Times New Roman" w:hAnsi="Times New Roman" w:cs="Times New Roman"/>
                  <w:lang w:eastAsia="pt-BR"/>
                </w:rPr>
                <w:t>Acto final de um processo</w:t>
              </w:r>
            </w:ins>
          </w:p>
        </w:tc>
      </w:tr>
      <w:tr w:rsidR="00296E0B" w14:paraId="080D625E" w14:textId="77777777" w:rsidTr="00296E0B">
        <w:trPr>
          <w:ins w:id="676" w:author="rui guirrugo" w:date="2016-05-29T01:0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PrChange w:id="677" w:author="rui guirrugo" w:date="2016-05-29T01:05:00Z">
              <w:tcPr>
                <w:tcW w:w="2790" w:type="dxa"/>
                <w:gridSpan w:val="3"/>
              </w:tcPr>
            </w:tcPrChange>
          </w:tcPr>
          <w:p w14:paraId="7A71C63C" w14:textId="4C94EFAB" w:rsidR="00296E0B" w:rsidRDefault="00296E0B" w:rsidP="00C657F2">
            <w:pPr>
              <w:pStyle w:val="BodyText"/>
              <w:rPr>
                <w:ins w:id="678" w:author="rui guirrugo" w:date="2016-05-29T01:04:00Z"/>
                <w:rFonts w:ascii="Times New Roman" w:hAnsi="Times New Roman" w:cs="Times New Roman"/>
                <w:lang w:eastAsia="pt-BR"/>
              </w:rPr>
            </w:pPr>
            <w:ins w:id="679" w:author="rui guirrugo" w:date="2016-05-29T01:04:00Z">
              <w:r>
                <w:rPr>
                  <w:rFonts w:ascii="Times New Roman" w:hAnsi="Times New Roman" w:cs="Times New Roman"/>
                  <w:lang w:eastAsia="pt-BR"/>
                </w:rPr>
                <w:t>Dar baixa de Mandato</w:t>
              </w:r>
            </w:ins>
          </w:p>
        </w:tc>
        <w:tc>
          <w:tcPr>
            <w:tcW w:w="343" w:type="dxa"/>
            <w:tcBorders>
              <w:top w:val="nil"/>
              <w:bottom w:val="nil"/>
              <w:right w:val="single" w:sz="4" w:space="0" w:color="auto"/>
            </w:tcBorders>
            <w:tcPrChange w:id="680" w:author="rui guirrugo" w:date="2016-05-29T01:05:00Z">
              <w:tcPr>
                <w:tcW w:w="343" w:type="dxa"/>
                <w:gridSpan w:val="5"/>
                <w:tcBorders>
                  <w:top w:val="nil"/>
                  <w:right w:val="single" w:sz="4" w:space="0" w:color="auto"/>
                </w:tcBorders>
              </w:tcPr>
            </w:tcPrChange>
          </w:tcPr>
          <w:p w14:paraId="79CEDE49" w14:textId="218750D9" w:rsidR="00296E0B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81" w:author="rui guirrugo" w:date="2016-05-29T01:04:00Z"/>
                <w:rFonts w:ascii="Times New Roman" w:hAnsi="Times New Roman" w:cs="Times New Roman"/>
                <w:lang w:eastAsia="pt-BR"/>
              </w:rPr>
            </w:pPr>
            <w:ins w:id="682" w:author="rui guirrugo" w:date="2016-05-29T01:04:00Z">
              <w:r>
                <w:rPr>
                  <w:rFonts w:ascii="Times New Roman" w:hAnsi="Times New Roman" w:cs="Times New Roman"/>
                  <w:lang w:eastAsia="pt-BR"/>
                </w:rPr>
                <w:t>RF7</w:t>
              </w:r>
            </w:ins>
          </w:p>
        </w:tc>
        <w:tc>
          <w:tcPr>
            <w:tcW w:w="1202" w:type="dxa"/>
            <w:tcBorders>
              <w:left w:val="single" w:sz="4" w:space="0" w:color="auto"/>
              <w:right w:val="single" w:sz="4" w:space="0" w:color="auto"/>
            </w:tcBorders>
            <w:tcPrChange w:id="683" w:author="rui guirrugo" w:date="2016-05-29T01:05:00Z">
              <w:tcPr>
                <w:tcW w:w="1202" w:type="dxa"/>
                <w:gridSpan w:val="6"/>
                <w:tcBorders>
                  <w:left w:val="single" w:sz="4" w:space="0" w:color="auto"/>
                  <w:bottom w:val="single" w:sz="12" w:space="0" w:color="000000"/>
                  <w:right w:val="single" w:sz="4" w:space="0" w:color="auto"/>
                </w:tcBorders>
              </w:tcPr>
            </w:tcPrChange>
          </w:tcPr>
          <w:p w14:paraId="10328557" w14:textId="7C2C9011" w:rsidR="00296E0B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84" w:author="rui guirrugo" w:date="2016-05-29T01:04:00Z"/>
                <w:rFonts w:ascii="Times New Roman" w:hAnsi="Times New Roman" w:cs="Times New Roman"/>
                <w:lang w:eastAsia="pt-BR"/>
              </w:rPr>
            </w:pPr>
            <w:ins w:id="685" w:author="rui guirrugo" w:date="2016-05-29T01:04:00Z">
              <w:r>
                <w:rPr>
                  <w:rFonts w:ascii="Times New Roman" w:hAnsi="Times New Roman" w:cs="Times New Roman"/>
                  <w:lang w:eastAsia="pt-BR"/>
                </w:rPr>
                <w:t>Oficial de Deligencia</w:t>
              </w:r>
            </w:ins>
          </w:p>
        </w:tc>
        <w:tc>
          <w:tcPr>
            <w:tcW w:w="4737" w:type="dxa"/>
            <w:tcBorders>
              <w:left w:val="single" w:sz="4" w:space="0" w:color="auto"/>
            </w:tcBorders>
            <w:tcPrChange w:id="686" w:author="rui guirrugo" w:date="2016-05-29T01:05:00Z">
              <w:tcPr>
                <w:tcW w:w="4737" w:type="dxa"/>
                <w:gridSpan w:val="2"/>
                <w:tcBorders>
                  <w:left w:val="single" w:sz="4" w:space="0" w:color="auto"/>
                  <w:bottom w:val="single" w:sz="12" w:space="0" w:color="000000"/>
                </w:tcBorders>
              </w:tcPr>
            </w:tcPrChange>
          </w:tcPr>
          <w:p w14:paraId="7D3226F4" w14:textId="18E358DA" w:rsidR="00296E0B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87" w:author="rui guirrugo" w:date="2016-05-29T01:04:00Z"/>
                <w:rFonts w:ascii="Times New Roman" w:hAnsi="Times New Roman" w:cs="Times New Roman"/>
                <w:lang w:eastAsia="pt-BR"/>
              </w:rPr>
            </w:pPr>
            <w:ins w:id="688" w:author="rui guirrugo" w:date="2016-05-29T01:04:00Z">
              <w:r>
                <w:rPr>
                  <w:rFonts w:ascii="Times New Roman" w:hAnsi="Times New Roman" w:cs="Times New Roman"/>
                  <w:lang w:eastAsia="pt-BR"/>
                </w:rPr>
                <w:t>Finalizar o registo de mandato</w:t>
              </w:r>
            </w:ins>
          </w:p>
        </w:tc>
      </w:tr>
      <w:tr w:rsidR="00296E0B" w14:paraId="092093BE" w14:textId="77777777" w:rsidTr="00EB526D">
        <w:trPr>
          <w:ins w:id="689" w:author="rui guirrugo" w:date="2016-05-29T01:0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14:paraId="20FE2886" w14:textId="052250AB" w:rsidR="00296E0B" w:rsidRDefault="00296E0B" w:rsidP="00C657F2">
            <w:pPr>
              <w:pStyle w:val="BodyText"/>
              <w:rPr>
                <w:ins w:id="690" w:author="rui guirrugo" w:date="2016-05-29T01:05:00Z"/>
                <w:rFonts w:ascii="Times New Roman" w:hAnsi="Times New Roman" w:cs="Times New Roman"/>
                <w:lang w:eastAsia="pt-BR"/>
              </w:rPr>
            </w:pPr>
            <w:ins w:id="691" w:author="rui guirrugo" w:date="2016-05-29T01:05:00Z">
              <w:r>
                <w:rPr>
                  <w:rFonts w:ascii="Times New Roman" w:hAnsi="Times New Roman" w:cs="Times New Roman"/>
                  <w:lang w:eastAsia="pt-BR"/>
                </w:rPr>
                <w:t xml:space="preserve">Delegar Ajudante </w:t>
              </w:r>
            </w:ins>
          </w:p>
        </w:tc>
        <w:tc>
          <w:tcPr>
            <w:tcW w:w="343" w:type="dxa"/>
            <w:tcBorders>
              <w:top w:val="nil"/>
              <w:right w:val="single" w:sz="4" w:space="0" w:color="auto"/>
            </w:tcBorders>
          </w:tcPr>
          <w:p w14:paraId="5165649C" w14:textId="3CEDA42B" w:rsidR="00296E0B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92" w:author="rui guirrugo" w:date="2016-05-29T01:05:00Z"/>
                <w:rFonts w:ascii="Times New Roman" w:hAnsi="Times New Roman" w:cs="Times New Roman"/>
                <w:lang w:eastAsia="pt-BR"/>
              </w:rPr>
            </w:pPr>
            <w:ins w:id="693" w:author="rui guirrugo" w:date="2016-05-29T01:05:00Z">
              <w:r>
                <w:rPr>
                  <w:rFonts w:ascii="Times New Roman" w:hAnsi="Times New Roman" w:cs="Times New Roman"/>
                  <w:lang w:eastAsia="pt-BR"/>
                </w:rPr>
                <w:t>RF8</w:t>
              </w:r>
            </w:ins>
          </w:p>
        </w:tc>
        <w:tc>
          <w:tcPr>
            <w:tcW w:w="1202" w:type="dxa"/>
            <w:tcBorders>
              <w:left w:val="single" w:sz="4" w:space="0" w:color="auto"/>
              <w:bottom w:val="single" w:sz="12" w:space="0" w:color="000000"/>
              <w:right w:val="single" w:sz="4" w:space="0" w:color="auto"/>
            </w:tcBorders>
          </w:tcPr>
          <w:p w14:paraId="39D19CE6" w14:textId="57F76A19" w:rsidR="00296E0B" w:rsidRDefault="00296E0B" w:rsidP="00296E0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94" w:author="rui guirrugo" w:date="2016-05-29T01:05:00Z"/>
                <w:rFonts w:ascii="Times New Roman" w:hAnsi="Times New Roman" w:cs="Times New Roman"/>
                <w:lang w:eastAsia="pt-BR"/>
              </w:rPr>
              <w:pPrChange w:id="695" w:author="rui guirrugo" w:date="2016-05-29T01:06:00Z">
                <w:pPr>
                  <w:pStyle w:val="BodyTex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696" w:author="rui guirrugo" w:date="2016-05-29T01:05:00Z">
              <w:r>
                <w:rPr>
                  <w:rFonts w:ascii="Times New Roman" w:hAnsi="Times New Roman" w:cs="Times New Roman"/>
                  <w:lang w:eastAsia="pt-BR"/>
                </w:rPr>
                <w:t>Juiz</w:t>
              </w:r>
            </w:ins>
            <w:ins w:id="697" w:author="rui guirrugo" w:date="2016-05-29T01:06:00Z">
              <w:r>
                <w:rPr>
                  <w:rFonts w:ascii="Times New Roman" w:hAnsi="Times New Roman" w:cs="Times New Roman"/>
                  <w:lang w:eastAsia="pt-BR"/>
                </w:rPr>
                <w:t>/Escrivao</w:t>
              </w:r>
            </w:ins>
          </w:p>
        </w:tc>
        <w:tc>
          <w:tcPr>
            <w:tcW w:w="4737" w:type="dxa"/>
            <w:tcBorders>
              <w:left w:val="single" w:sz="4" w:space="0" w:color="auto"/>
              <w:bottom w:val="single" w:sz="12" w:space="0" w:color="000000"/>
            </w:tcBorders>
          </w:tcPr>
          <w:p w14:paraId="397CF06F" w14:textId="0342D57C" w:rsidR="00296E0B" w:rsidRDefault="00296E0B" w:rsidP="00C657F2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98" w:author="rui guirrugo" w:date="2016-05-29T01:05:00Z"/>
                <w:rFonts w:ascii="Times New Roman" w:hAnsi="Times New Roman" w:cs="Times New Roman"/>
                <w:lang w:eastAsia="pt-BR"/>
              </w:rPr>
            </w:pPr>
            <w:ins w:id="699" w:author="rui guirrugo" w:date="2016-05-29T01:06:00Z">
              <w:r>
                <w:rPr>
                  <w:rFonts w:ascii="Times New Roman" w:hAnsi="Times New Roman" w:cs="Times New Roman"/>
                  <w:lang w:eastAsia="pt-BR"/>
                </w:rPr>
                <w:t>Delegar ajudante escrivão que terá permissão de registar mudanças no Processo judicial</w:t>
              </w:r>
            </w:ins>
          </w:p>
        </w:tc>
      </w:tr>
    </w:tbl>
    <w:p w14:paraId="209DBE1F" w14:textId="7DE80D98" w:rsidR="008A6B4D" w:rsidRDefault="008A6B4D" w:rsidP="00C657F2">
      <w:pPr>
        <w:pStyle w:val="BodyText"/>
        <w:rPr>
          <w:ins w:id="700" w:author="rui guirrugo" w:date="2016-05-29T09:29:00Z"/>
          <w:lang w:eastAsia="pt-BR"/>
        </w:rPr>
      </w:pPr>
    </w:p>
    <w:p w14:paraId="4A5E7FD2" w14:textId="77777777" w:rsidR="008A6B4D" w:rsidRDefault="008A6B4D">
      <w:pPr>
        <w:spacing w:before="0" w:after="0" w:line="240" w:lineRule="auto"/>
        <w:jc w:val="left"/>
        <w:rPr>
          <w:ins w:id="701" w:author="rui guirrugo" w:date="2016-05-29T09:29:00Z"/>
          <w:rFonts w:ascii="Arial" w:hAnsi="Arial" w:cs="Verdana"/>
          <w:szCs w:val="22"/>
          <w:lang w:eastAsia="pt-BR"/>
        </w:rPr>
      </w:pPr>
      <w:ins w:id="702" w:author="rui guirrugo" w:date="2016-05-29T09:29:00Z">
        <w:r>
          <w:rPr>
            <w:lang w:eastAsia="pt-BR"/>
          </w:rPr>
          <w:br w:type="page"/>
        </w:r>
      </w:ins>
    </w:p>
    <w:p w14:paraId="70F9E254" w14:textId="0FEE7D5E" w:rsidR="00C657F2" w:rsidRDefault="008A6B4D" w:rsidP="008A6B4D">
      <w:pPr>
        <w:pStyle w:val="Heading4"/>
        <w:rPr>
          <w:ins w:id="703" w:author="rui guirrugo" w:date="2016-05-29T09:29:00Z"/>
          <w:lang w:eastAsia="pt-BR"/>
        </w:rPr>
        <w:pPrChange w:id="704" w:author="rui guirrugo" w:date="2016-05-29T09:29:00Z">
          <w:pPr>
            <w:pStyle w:val="Heading2"/>
          </w:pPr>
        </w:pPrChange>
      </w:pPr>
      <w:ins w:id="705" w:author="rui guirrugo" w:date="2016-05-29T09:29:00Z">
        <w:r>
          <w:rPr>
            <w:lang w:eastAsia="pt-BR"/>
          </w:rPr>
          <w:t>Requisitos não funcionais</w:t>
        </w:r>
      </w:ins>
    </w:p>
    <w:tbl>
      <w:tblPr>
        <w:tblStyle w:val="TableClassic1"/>
        <w:tblW w:w="0" w:type="auto"/>
        <w:tblLook w:val="04A0" w:firstRow="1" w:lastRow="0" w:firstColumn="1" w:lastColumn="0" w:noHBand="0" w:noVBand="1"/>
        <w:tblPrChange w:id="706" w:author="rui guirrugo" w:date="2016-05-29T09:35:00Z">
          <w:tblPr>
            <w:tblStyle w:val="TableClassic1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951"/>
        <w:gridCol w:w="1062"/>
        <w:gridCol w:w="4691"/>
        <w:tblGridChange w:id="707">
          <w:tblGrid>
            <w:gridCol w:w="2564"/>
            <w:gridCol w:w="387"/>
            <w:gridCol w:w="536"/>
            <w:gridCol w:w="526"/>
            <w:gridCol w:w="3550"/>
            <w:gridCol w:w="1141"/>
          </w:tblGrid>
        </w:tblGridChange>
      </w:tblGrid>
      <w:tr w:rsidR="008A6B4D" w14:paraId="4265C63C" w14:textId="77777777" w:rsidTr="003D4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"/>
          <w:ins w:id="708" w:author="rui guirrugo" w:date="2016-05-29T09:30:00Z"/>
          <w:trPrChange w:id="709" w:author="rui guirrugo" w:date="2016-05-29T09:35:00Z">
            <w:trPr>
              <w:gridAfter w:val="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  <w:tcPrChange w:id="710" w:author="rui guirrugo" w:date="2016-05-29T09:35:00Z">
              <w:tcPr>
                <w:tcW w:w="2564" w:type="dxa"/>
              </w:tcPr>
            </w:tcPrChange>
          </w:tcPr>
          <w:p w14:paraId="2C365127" w14:textId="77777777" w:rsidR="008A6B4D" w:rsidRPr="00A1116E" w:rsidRDefault="008A6B4D" w:rsidP="00E86BDC">
            <w:pPr>
              <w:pStyle w:val="BodyText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711" w:author="rui guirrugo" w:date="2016-05-29T09:30:00Z"/>
                <w:rFonts w:ascii="Times New Roman" w:hAnsi="Times New Roman" w:cs="Times New Roman"/>
                <w:lang w:eastAsia="pt-BR"/>
              </w:rPr>
            </w:pPr>
            <w:ins w:id="712" w:author="rui guirrugo" w:date="2016-05-29T09:30:00Z">
              <w:r w:rsidRPr="00A1116E">
                <w:rPr>
                  <w:rFonts w:ascii="Times New Roman" w:hAnsi="Times New Roman" w:cs="Times New Roman"/>
                  <w:lang w:eastAsia="pt-BR"/>
                </w:rPr>
                <w:t>Funcao</w:t>
              </w:r>
            </w:ins>
          </w:p>
        </w:tc>
        <w:tc>
          <w:tcPr>
            <w:tcW w:w="1062" w:type="dxa"/>
            <w:tcBorders>
              <w:right w:val="single" w:sz="4" w:space="0" w:color="auto"/>
            </w:tcBorders>
            <w:tcPrChange w:id="713" w:author="rui guirrugo" w:date="2016-05-29T09:35:00Z">
              <w:tcPr>
                <w:tcW w:w="923" w:type="dxa"/>
                <w:gridSpan w:val="2"/>
                <w:tcBorders>
                  <w:right w:val="single" w:sz="4" w:space="0" w:color="auto"/>
                </w:tcBorders>
              </w:tcPr>
            </w:tcPrChange>
          </w:tcPr>
          <w:p w14:paraId="3AD4072E" w14:textId="77777777" w:rsidR="008A6B4D" w:rsidRPr="00A1116E" w:rsidRDefault="008A6B4D" w:rsidP="00E86BDC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14" w:author="rui guirrugo" w:date="2016-05-29T09:30:00Z"/>
                <w:rFonts w:ascii="Times New Roman" w:hAnsi="Times New Roman" w:cs="Times New Roman"/>
                <w:lang w:eastAsia="pt-BR"/>
              </w:rPr>
            </w:pPr>
            <w:ins w:id="715" w:author="rui guirrugo" w:date="2016-05-29T09:30:00Z">
              <w:r w:rsidRPr="00A1116E">
                <w:rPr>
                  <w:rFonts w:ascii="Times New Roman" w:hAnsi="Times New Roman" w:cs="Times New Roman"/>
                  <w:lang w:eastAsia="pt-BR"/>
                </w:rPr>
                <w:t>Código</w:t>
              </w:r>
            </w:ins>
          </w:p>
        </w:tc>
        <w:tc>
          <w:tcPr>
            <w:tcW w:w="4691" w:type="dxa"/>
            <w:tcBorders>
              <w:top w:val="single" w:sz="12" w:space="0" w:color="000000"/>
              <w:left w:val="single" w:sz="4" w:space="0" w:color="auto"/>
            </w:tcBorders>
            <w:tcPrChange w:id="716" w:author="rui guirrugo" w:date="2016-05-29T09:35:00Z">
              <w:tcPr>
                <w:tcW w:w="4076" w:type="dxa"/>
                <w:gridSpan w:val="2"/>
                <w:tcBorders>
                  <w:top w:val="single" w:sz="12" w:space="0" w:color="000000"/>
                  <w:left w:val="single" w:sz="4" w:space="0" w:color="auto"/>
                </w:tcBorders>
              </w:tcPr>
            </w:tcPrChange>
          </w:tcPr>
          <w:p w14:paraId="524BD636" w14:textId="77777777" w:rsidR="008A6B4D" w:rsidRPr="00A1116E" w:rsidRDefault="008A6B4D" w:rsidP="00E86BDC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17" w:author="rui guirrugo" w:date="2016-05-29T09:30:00Z"/>
                <w:rFonts w:ascii="Times New Roman" w:hAnsi="Times New Roman" w:cs="Times New Roman"/>
                <w:lang w:eastAsia="pt-BR"/>
              </w:rPr>
            </w:pPr>
            <w:ins w:id="718" w:author="rui guirrugo" w:date="2016-05-29T09:30:00Z">
              <w:r w:rsidRPr="00A1116E">
                <w:rPr>
                  <w:rFonts w:ascii="Times New Roman" w:hAnsi="Times New Roman" w:cs="Times New Roman"/>
                  <w:lang w:eastAsia="pt-BR"/>
                </w:rPr>
                <w:t>Descricao</w:t>
              </w:r>
            </w:ins>
          </w:p>
        </w:tc>
      </w:tr>
      <w:tr w:rsidR="008A6B4D" w14:paraId="724EC3E0" w14:textId="77777777" w:rsidTr="003D4741">
        <w:trPr>
          <w:trHeight w:val="804"/>
          <w:ins w:id="719" w:author="rui guirrugo" w:date="2016-05-29T09:30:00Z"/>
          <w:trPrChange w:id="720" w:author="rui guirrugo" w:date="2016-05-29T09:35:00Z">
            <w:trPr>
              <w:gridAfter w:val="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  <w:tcBorders>
              <w:right w:val="single" w:sz="4" w:space="0" w:color="auto"/>
            </w:tcBorders>
            <w:tcPrChange w:id="721" w:author="rui guirrugo" w:date="2016-05-29T09:35:00Z">
              <w:tcPr>
                <w:tcW w:w="2564" w:type="dxa"/>
                <w:tcBorders>
                  <w:right w:val="single" w:sz="4" w:space="0" w:color="auto"/>
                </w:tcBorders>
              </w:tcPr>
            </w:tcPrChange>
          </w:tcPr>
          <w:p w14:paraId="5572C5DC" w14:textId="00E23BB2" w:rsidR="008A6B4D" w:rsidRPr="00A1116E" w:rsidRDefault="008A6B4D" w:rsidP="00E86BDC">
            <w:pPr>
              <w:pStyle w:val="BodyText"/>
              <w:rPr>
                <w:ins w:id="722" w:author="rui guirrugo" w:date="2016-05-29T09:30:00Z"/>
                <w:rFonts w:ascii="Times New Roman" w:hAnsi="Times New Roman" w:cs="Times New Roman"/>
                <w:lang w:eastAsia="pt-BR"/>
              </w:rPr>
            </w:pPr>
            <w:ins w:id="723" w:author="rui guirrugo" w:date="2016-05-29T09:32:00Z">
              <w:r>
                <w:rPr>
                  <w:rFonts w:ascii="Times New Roman" w:hAnsi="Times New Roman" w:cs="Times New Roman"/>
                  <w:lang w:eastAsia="pt-BR"/>
                </w:rPr>
                <w:t>Auntenicacao utilizador</w:t>
              </w:r>
            </w:ins>
          </w:p>
        </w:tc>
        <w:tc>
          <w:tcPr>
            <w:tcW w:w="1062" w:type="dxa"/>
            <w:tcBorders>
              <w:top w:val="single" w:sz="6" w:space="0" w:color="000000"/>
              <w:left w:val="single" w:sz="4" w:space="0" w:color="auto"/>
              <w:bottom w:val="nil"/>
              <w:right w:val="single" w:sz="4" w:space="0" w:color="auto"/>
            </w:tcBorders>
            <w:tcPrChange w:id="724" w:author="rui guirrugo" w:date="2016-05-29T09:35:00Z">
              <w:tcPr>
                <w:tcW w:w="923" w:type="dxa"/>
                <w:gridSpan w:val="2"/>
                <w:tcBorders>
                  <w:top w:val="single" w:sz="6" w:space="0" w:color="000000"/>
                  <w:left w:val="single" w:sz="4" w:space="0" w:color="auto"/>
                  <w:bottom w:val="nil"/>
                  <w:right w:val="single" w:sz="4" w:space="0" w:color="auto"/>
                </w:tcBorders>
              </w:tcPr>
            </w:tcPrChange>
          </w:tcPr>
          <w:p w14:paraId="2F1D6F80" w14:textId="3CBB6E67" w:rsidR="008A6B4D" w:rsidRPr="00A1116E" w:rsidRDefault="008A6B4D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25" w:author="rui guirrugo" w:date="2016-05-29T09:30:00Z"/>
                <w:rFonts w:ascii="Times New Roman" w:hAnsi="Times New Roman" w:cs="Times New Roman"/>
                <w:lang w:eastAsia="pt-BR"/>
              </w:rPr>
            </w:pPr>
            <w:ins w:id="726" w:author="rui guirrugo" w:date="2016-05-29T09:30:00Z">
              <w:r w:rsidRPr="00A1116E">
                <w:rPr>
                  <w:rFonts w:ascii="Times New Roman" w:hAnsi="Times New Roman" w:cs="Times New Roman"/>
                  <w:lang w:eastAsia="pt-BR"/>
                </w:rPr>
                <w:t>R</w:t>
              </w:r>
            </w:ins>
            <w:ins w:id="727" w:author="rui guirrugo" w:date="2016-05-29T09:31:00Z">
              <w:r>
                <w:rPr>
                  <w:rFonts w:ascii="Times New Roman" w:hAnsi="Times New Roman" w:cs="Times New Roman"/>
                  <w:lang w:eastAsia="pt-BR"/>
                </w:rPr>
                <w:t>N</w:t>
              </w:r>
            </w:ins>
            <w:ins w:id="728" w:author="rui guirrugo" w:date="2016-05-29T09:30:00Z">
              <w:r w:rsidRPr="00A1116E">
                <w:rPr>
                  <w:rFonts w:ascii="Times New Roman" w:hAnsi="Times New Roman" w:cs="Times New Roman"/>
                  <w:lang w:eastAsia="pt-BR"/>
                </w:rPr>
                <w:t>F1</w:t>
              </w:r>
            </w:ins>
          </w:p>
        </w:tc>
        <w:tc>
          <w:tcPr>
            <w:tcW w:w="4691" w:type="dxa"/>
            <w:tcBorders>
              <w:left w:val="single" w:sz="4" w:space="0" w:color="auto"/>
            </w:tcBorders>
            <w:tcPrChange w:id="729" w:author="rui guirrugo" w:date="2016-05-29T09:35:00Z">
              <w:tcPr>
                <w:tcW w:w="4076" w:type="dxa"/>
                <w:gridSpan w:val="2"/>
                <w:tcBorders>
                  <w:left w:val="single" w:sz="4" w:space="0" w:color="auto"/>
                </w:tcBorders>
              </w:tcPr>
            </w:tcPrChange>
          </w:tcPr>
          <w:p w14:paraId="3F106064" w14:textId="23CB4272" w:rsidR="003D4741" w:rsidRPr="00A1116E" w:rsidRDefault="008A6B4D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30" w:author="rui guirrugo" w:date="2016-05-29T09:30:00Z"/>
                <w:rFonts w:ascii="Times New Roman" w:hAnsi="Times New Roman" w:cs="Times New Roman"/>
                <w:lang w:eastAsia="pt-BR"/>
              </w:rPr>
            </w:pPr>
            <w:ins w:id="731" w:author="rui guirrugo" w:date="2016-05-29T09:33:00Z">
              <w:r>
                <w:rPr>
                  <w:rFonts w:ascii="Times New Roman" w:hAnsi="Times New Roman" w:cs="Times New Roman"/>
                  <w:lang w:eastAsia="pt-BR"/>
                </w:rPr>
                <w:t xml:space="preserve">So utilizadores cadastrados </w:t>
              </w:r>
              <w:r w:rsidR="003D4741">
                <w:rPr>
                  <w:rFonts w:ascii="Times New Roman" w:hAnsi="Times New Roman" w:cs="Times New Roman"/>
                  <w:lang w:eastAsia="pt-BR"/>
                </w:rPr>
                <w:t>é que tem acesso</w:t>
              </w:r>
            </w:ins>
            <w:ins w:id="732" w:author="rui guirrugo" w:date="2016-05-29T09:34:00Z">
              <w:r w:rsidR="003D4741">
                <w:rPr>
                  <w:rFonts w:ascii="Times New Roman" w:hAnsi="Times New Roman" w:cs="Times New Roman"/>
                  <w:lang w:eastAsia="pt-BR"/>
                </w:rPr>
                <w:t xml:space="preserve"> ao </w:t>
              </w:r>
            </w:ins>
            <w:ins w:id="733" w:author="rui guirrugo" w:date="2016-05-29T09:35:00Z">
              <w:r w:rsidR="003D4741">
                <w:rPr>
                  <w:rFonts w:ascii="Times New Roman" w:hAnsi="Times New Roman" w:cs="Times New Roman"/>
                  <w:lang w:eastAsia="pt-BR"/>
                </w:rPr>
                <w:t>sistema, assim facilitando o controle de acesso</w:t>
              </w:r>
            </w:ins>
          </w:p>
        </w:tc>
      </w:tr>
      <w:tr w:rsidR="008A6B4D" w14:paraId="0D04ADFE" w14:textId="77777777" w:rsidTr="003D4741">
        <w:trPr>
          <w:trHeight w:val="1078"/>
          <w:ins w:id="734" w:author="rui guirrugo" w:date="2016-05-29T09:30:00Z"/>
          <w:trPrChange w:id="735" w:author="rui guirrugo" w:date="2016-05-29T09:37:00Z">
            <w:trPr>
              <w:gridAfter w:val="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  <w:tcPrChange w:id="736" w:author="rui guirrugo" w:date="2016-05-29T09:37:00Z">
              <w:tcPr>
                <w:tcW w:w="2564" w:type="dxa"/>
              </w:tcPr>
            </w:tcPrChange>
          </w:tcPr>
          <w:p w14:paraId="4F8C2E02" w14:textId="351B8F3E" w:rsidR="008A6B4D" w:rsidRDefault="003D4741" w:rsidP="00E86BDC">
            <w:pPr>
              <w:pStyle w:val="BodyText"/>
              <w:rPr>
                <w:ins w:id="737" w:author="rui guirrugo" w:date="2016-05-29T09:30:00Z"/>
                <w:rFonts w:ascii="Times New Roman" w:hAnsi="Times New Roman" w:cs="Times New Roman"/>
                <w:lang w:eastAsia="pt-BR"/>
              </w:rPr>
            </w:pPr>
            <w:ins w:id="738" w:author="rui guirrugo" w:date="2016-05-29T09:36:00Z">
              <w:r>
                <w:rPr>
                  <w:rFonts w:ascii="Times New Roman" w:hAnsi="Times New Roman" w:cs="Times New Roman"/>
                  <w:lang w:eastAsia="pt-BR"/>
                </w:rPr>
                <w:t>Verificações de permissões</w:t>
              </w:r>
            </w:ins>
          </w:p>
        </w:tc>
        <w:tc>
          <w:tcPr>
            <w:tcW w:w="1062" w:type="dxa"/>
            <w:tcBorders>
              <w:top w:val="nil"/>
              <w:bottom w:val="nil"/>
              <w:right w:val="single" w:sz="4" w:space="0" w:color="auto"/>
            </w:tcBorders>
            <w:tcPrChange w:id="739" w:author="rui guirrugo" w:date="2016-05-29T09:37:00Z">
              <w:tcPr>
                <w:tcW w:w="923" w:type="dxa"/>
                <w:gridSpan w:val="2"/>
                <w:tcBorders>
                  <w:top w:val="nil"/>
                  <w:right w:val="single" w:sz="4" w:space="0" w:color="auto"/>
                </w:tcBorders>
              </w:tcPr>
            </w:tcPrChange>
          </w:tcPr>
          <w:p w14:paraId="4FCDE0D6" w14:textId="3AEF2427" w:rsidR="008A6B4D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40" w:author="rui guirrugo" w:date="2016-05-29T09:30:00Z"/>
                <w:rFonts w:ascii="Times New Roman" w:hAnsi="Times New Roman" w:cs="Times New Roman"/>
                <w:lang w:eastAsia="pt-BR"/>
              </w:rPr>
            </w:pPr>
            <w:ins w:id="741" w:author="rui guirrugo" w:date="2016-05-29T09:36:00Z">
              <w:r>
                <w:rPr>
                  <w:rFonts w:ascii="Times New Roman" w:hAnsi="Times New Roman" w:cs="Times New Roman"/>
                  <w:lang w:eastAsia="pt-BR"/>
                </w:rPr>
                <w:t>RNF2</w:t>
              </w:r>
            </w:ins>
          </w:p>
        </w:tc>
        <w:tc>
          <w:tcPr>
            <w:tcW w:w="4691" w:type="dxa"/>
            <w:tcBorders>
              <w:left w:val="single" w:sz="4" w:space="0" w:color="auto"/>
            </w:tcBorders>
            <w:tcPrChange w:id="742" w:author="rui guirrugo" w:date="2016-05-29T09:37:00Z">
              <w:tcPr>
                <w:tcW w:w="4076" w:type="dxa"/>
                <w:gridSpan w:val="2"/>
                <w:tcBorders>
                  <w:left w:val="single" w:sz="4" w:space="0" w:color="auto"/>
                  <w:bottom w:val="single" w:sz="12" w:space="0" w:color="000000"/>
                </w:tcBorders>
              </w:tcPr>
            </w:tcPrChange>
          </w:tcPr>
          <w:p w14:paraId="6D2A5B7D" w14:textId="64DCC43B" w:rsidR="008A6B4D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43" w:author="rui guirrugo" w:date="2016-05-29T09:30:00Z"/>
                <w:rFonts w:ascii="Times New Roman" w:hAnsi="Times New Roman" w:cs="Times New Roman"/>
                <w:lang w:eastAsia="pt-BR"/>
              </w:rPr>
            </w:pPr>
            <w:ins w:id="744" w:author="rui guirrugo" w:date="2016-05-29T09:36:00Z">
              <w:r>
                <w:rPr>
                  <w:rFonts w:ascii="Times New Roman" w:hAnsi="Times New Roman" w:cs="Times New Roman"/>
                  <w:lang w:eastAsia="pt-BR"/>
                </w:rPr>
                <w:t xml:space="preserve">Permite que só certos utilizadores em acesso a certas </w:t>
              </w:r>
            </w:ins>
            <w:ins w:id="745" w:author="rui guirrugo" w:date="2016-05-29T09:37:00Z">
              <w:r>
                <w:rPr>
                  <w:rFonts w:ascii="Times New Roman" w:hAnsi="Times New Roman" w:cs="Times New Roman"/>
                  <w:lang w:eastAsia="pt-BR"/>
                </w:rPr>
                <w:t>permissões</w:t>
              </w:r>
            </w:ins>
          </w:p>
        </w:tc>
      </w:tr>
      <w:tr w:rsidR="003D4741" w14:paraId="0E10C1AE" w14:textId="77777777" w:rsidTr="003D4741">
        <w:trPr>
          <w:trHeight w:val="1078"/>
          <w:ins w:id="746" w:author="rui guirrugo" w:date="2016-05-29T09:3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58531C53" w14:textId="49B1E753" w:rsidR="003D4741" w:rsidRDefault="003D4741" w:rsidP="00E86BDC">
            <w:pPr>
              <w:pStyle w:val="BodyText"/>
              <w:rPr>
                <w:ins w:id="747" w:author="rui guirrugo" w:date="2016-05-29T09:37:00Z"/>
                <w:rFonts w:ascii="Times New Roman" w:hAnsi="Times New Roman" w:cs="Times New Roman"/>
                <w:lang w:eastAsia="pt-BR"/>
              </w:rPr>
            </w:pPr>
            <w:ins w:id="748" w:author="rui guirrugo" w:date="2016-05-29T09:37:00Z">
              <w:r>
                <w:rPr>
                  <w:rFonts w:ascii="Times New Roman" w:hAnsi="Times New Roman" w:cs="Times New Roman"/>
                  <w:lang w:eastAsia="pt-BR"/>
                </w:rPr>
                <w:t xml:space="preserve">Controle de registos </w:t>
              </w:r>
            </w:ins>
          </w:p>
        </w:tc>
        <w:tc>
          <w:tcPr>
            <w:tcW w:w="1062" w:type="dxa"/>
            <w:tcBorders>
              <w:top w:val="nil"/>
              <w:right w:val="single" w:sz="4" w:space="0" w:color="auto"/>
            </w:tcBorders>
          </w:tcPr>
          <w:p w14:paraId="077293E4" w14:textId="2FFC5C8C" w:rsidR="003D4741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49" w:author="rui guirrugo" w:date="2016-05-29T09:37:00Z"/>
                <w:rFonts w:ascii="Times New Roman" w:hAnsi="Times New Roman" w:cs="Times New Roman"/>
                <w:lang w:eastAsia="pt-BR"/>
              </w:rPr>
            </w:pPr>
            <w:ins w:id="750" w:author="rui guirrugo" w:date="2016-05-29T09:37:00Z">
              <w:r>
                <w:rPr>
                  <w:rFonts w:ascii="Times New Roman" w:hAnsi="Times New Roman" w:cs="Times New Roman"/>
                  <w:lang w:eastAsia="pt-BR"/>
                </w:rPr>
                <w:t>RNF3</w:t>
              </w:r>
            </w:ins>
          </w:p>
        </w:tc>
        <w:tc>
          <w:tcPr>
            <w:tcW w:w="4691" w:type="dxa"/>
            <w:tcBorders>
              <w:left w:val="single" w:sz="4" w:space="0" w:color="auto"/>
              <w:bottom w:val="single" w:sz="12" w:space="0" w:color="000000"/>
            </w:tcBorders>
          </w:tcPr>
          <w:p w14:paraId="51A04F58" w14:textId="4111BA74" w:rsidR="003D4741" w:rsidRDefault="003D4741" w:rsidP="00E86BDC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51" w:author="rui guirrugo" w:date="2016-05-29T09:37:00Z"/>
                <w:rFonts w:ascii="Times New Roman" w:hAnsi="Times New Roman" w:cs="Times New Roman"/>
                <w:lang w:eastAsia="pt-BR"/>
              </w:rPr>
            </w:pPr>
            <w:ins w:id="752" w:author="rui guirrugo" w:date="2016-05-29T09:37:00Z">
              <w:r>
                <w:rPr>
                  <w:rFonts w:ascii="Times New Roman" w:hAnsi="Times New Roman" w:cs="Times New Roman"/>
                  <w:lang w:eastAsia="pt-BR"/>
                </w:rPr>
                <w:t>Criacao de um log de utilizadore</w:t>
              </w:r>
            </w:ins>
            <w:ins w:id="753" w:author="rui guirrugo" w:date="2016-05-29T09:38:00Z">
              <w:r>
                <w:rPr>
                  <w:rFonts w:ascii="Times New Roman" w:hAnsi="Times New Roman" w:cs="Times New Roman"/>
                  <w:lang w:eastAsia="pt-BR"/>
                </w:rPr>
                <w:t>s</w:t>
              </w:r>
            </w:ins>
            <w:ins w:id="754" w:author="rui guirrugo" w:date="2016-05-29T09:37:00Z">
              <w:r>
                <w:rPr>
                  <w:rFonts w:ascii="Times New Roman" w:hAnsi="Times New Roman" w:cs="Times New Roman"/>
                  <w:lang w:eastAsia="pt-BR"/>
                </w:rPr>
                <w:t xml:space="preserve"> </w:t>
              </w:r>
            </w:ins>
            <w:ins w:id="755" w:author="rui guirrugo" w:date="2016-05-29T09:38:00Z">
              <w:r>
                <w:rPr>
                  <w:rFonts w:ascii="Times New Roman" w:hAnsi="Times New Roman" w:cs="Times New Roman"/>
                  <w:lang w:eastAsia="pt-BR"/>
                </w:rPr>
                <w:t>registra as modificações feitas por cada utilizador</w:t>
              </w:r>
            </w:ins>
            <w:ins w:id="756" w:author="rui guirrugo" w:date="2016-05-29T09:37:00Z">
              <w:r>
                <w:rPr>
                  <w:rFonts w:ascii="Times New Roman" w:hAnsi="Times New Roman" w:cs="Times New Roman"/>
                  <w:lang w:eastAsia="pt-BR"/>
                </w:rPr>
                <w:t xml:space="preserve"> </w:t>
              </w:r>
            </w:ins>
          </w:p>
        </w:tc>
      </w:tr>
    </w:tbl>
    <w:p w14:paraId="48AA3447" w14:textId="421372F7" w:rsidR="00E135BA" w:rsidRDefault="00E135BA" w:rsidP="0046462C">
      <w:pPr>
        <w:pStyle w:val="BodyText"/>
        <w:rPr>
          <w:ins w:id="757" w:author="rui guirrugo" w:date="2016-05-29T09:45:00Z"/>
          <w:lang w:eastAsia="pt-BR"/>
        </w:rPr>
        <w:pPrChange w:id="758" w:author="rui guirrugo" w:date="2016-05-29T10:47:00Z">
          <w:pPr>
            <w:spacing w:before="0" w:after="0" w:line="240" w:lineRule="auto"/>
            <w:jc w:val="left"/>
          </w:pPr>
        </w:pPrChange>
      </w:pPr>
    </w:p>
    <w:p w14:paraId="3A7E05D1" w14:textId="6780892C" w:rsidR="00E135BA" w:rsidRDefault="00E135BA" w:rsidP="00E135BA">
      <w:pPr>
        <w:pStyle w:val="Heading4"/>
        <w:rPr>
          <w:ins w:id="759" w:author="rui guirrugo" w:date="2016-05-29T09:52:00Z"/>
        </w:rPr>
        <w:pPrChange w:id="760" w:author="rui guirrugo" w:date="2016-05-29T09:46:00Z">
          <w:pPr>
            <w:spacing w:before="0" w:after="0" w:line="240" w:lineRule="auto"/>
            <w:jc w:val="left"/>
          </w:pPr>
        </w:pPrChange>
      </w:pPr>
      <w:ins w:id="761" w:author="rui guirrugo" w:date="2016-05-29T09:46:00Z">
        <w:r>
          <w:t>Classificacao de requisitos</w:t>
        </w:r>
      </w:ins>
    </w:p>
    <w:p w14:paraId="2D1A7484" w14:textId="77777777" w:rsidR="00FE3DC8" w:rsidRDefault="00E135BA" w:rsidP="00E135BA">
      <w:pPr>
        <w:pStyle w:val="BodyText"/>
        <w:rPr>
          <w:ins w:id="762" w:author="rui guirrugo" w:date="2016-05-29T09:58:00Z"/>
          <w:rFonts w:ascii="Times New Roman" w:hAnsi="Times New Roman" w:cs="Times New Roman"/>
        </w:rPr>
        <w:pPrChange w:id="763" w:author="rui guirrugo" w:date="2016-05-29T09:52:00Z">
          <w:pPr>
            <w:spacing w:before="0" w:after="0" w:line="240" w:lineRule="auto"/>
            <w:jc w:val="left"/>
          </w:pPr>
        </w:pPrChange>
      </w:pPr>
      <w:ins w:id="764" w:author="rui guirrugo" w:date="2016-05-29T09:52:00Z">
        <w:r>
          <w:rPr>
            <w:rFonts w:ascii="Times New Roman" w:hAnsi="Times New Roman" w:cs="Times New Roman"/>
          </w:rPr>
          <w:t xml:space="preserve">Para a definição dos requesitos acima representados, alguns </w:t>
        </w:r>
      </w:ins>
      <w:ins w:id="765" w:author="rui guirrugo" w:date="2016-05-29T09:57:00Z">
        <w:r w:rsidR="00FE3DC8">
          <w:rPr>
            <w:rFonts w:ascii="Times New Roman" w:hAnsi="Times New Roman" w:cs="Times New Roman"/>
          </w:rPr>
          <w:t>critérios</w:t>
        </w:r>
      </w:ins>
      <w:ins w:id="766" w:author="rui guirrugo" w:date="2016-05-29T09:52:00Z">
        <w:r>
          <w:rPr>
            <w:rFonts w:ascii="Times New Roman" w:hAnsi="Times New Roman" w:cs="Times New Roman"/>
          </w:rPr>
          <w:t xml:space="preserve"> foram tomados em conta</w:t>
        </w:r>
      </w:ins>
    </w:p>
    <w:p w14:paraId="7FEC91EB" w14:textId="6995A652" w:rsidR="00E135BA" w:rsidRPr="00E135BA" w:rsidRDefault="00E135BA" w:rsidP="00E135BA">
      <w:pPr>
        <w:pStyle w:val="BodyText"/>
        <w:rPr>
          <w:ins w:id="767" w:author="rui guirrugo" w:date="2016-05-29T09:46:00Z"/>
          <w:rFonts w:ascii="Times New Roman" w:hAnsi="Times New Roman" w:cs="Times New Roman"/>
          <w:rPrChange w:id="768" w:author="rui guirrugo" w:date="2016-05-29T09:52:00Z">
            <w:rPr>
              <w:ins w:id="769" w:author="rui guirrugo" w:date="2016-05-29T09:46:00Z"/>
            </w:rPr>
          </w:rPrChange>
        </w:rPr>
        <w:pPrChange w:id="770" w:author="rui guirrugo" w:date="2016-05-29T09:52:00Z">
          <w:pPr>
            <w:spacing w:before="0" w:after="0" w:line="240" w:lineRule="auto"/>
            <w:jc w:val="left"/>
          </w:pPr>
        </w:pPrChange>
      </w:pPr>
      <w:ins w:id="771" w:author="rui guirrugo" w:date="2016-05-29T09:52:00Z">
        <w:r>
          <w:rPr>
            <w:rFonts w:ascii="Times New Roman" w:hAnsi="Times New Roman" w:cs="Times New Roman"/>
          </w:rPr>
          <w:t xml:space="preserve"> </w:t>
        </w:r>
      </w:ins>
    </w:p>
    <w:p w14:paraId="01B3990E" w14:textId="77777777" w:rsidR="00E135BA" w:rsidRPr="00E135BA" w:rsidRDefault="00E135BA" w:rsidP="00E135BA">
      <w:pPr>
        <w:pStyle w:val="Heading5"/>
        <w:rPr>
          <w:ins w:id="772" w:author="rui guirrugo" w:date="2016-05-29T09:47:00Z"/>
        </w:rPr>
      </w:pPr>
      <w:ins w:id="773" w:author="rui guirrugo" w:date="2016-05-29T09:47:00Z">
        <w:r w:rsidRPr="00E135BA">
          <w:t>Ambiente físico</w:t>
        </w:r>
      </w:ins>
    </w:p>
    <w:p w14:paraId="2897FA38" w14:textId="033FE7F9" w:rsidR="00E135BA" w:rsidRPr="00E135BA" w:rsidRDefault="00E135BA" w:rsidP="00E135BA">
      <w:pPr>
        <w:rPr>
          <w:ins w:id="774" w:author="rui guirrugo" w:date="2016-05-29T09:50:00Z"/>
          <w:rPrChange w:id="775" w:author="rui guirrugo" w:date="2016-05-29T09:54:00Z">
            <w:rPr>
              <w:ins w:id="776" w:author="rui guirrugo" w:date="2016-05-29T09:50:00Z"/>
              <w:b/>
              <w:bCs/>
              <w:iCs/>
            </w:rPr>
          </w:rPrChange>
        </w:rPr>
        <w:pPrChange w:id="777" w:author="rui guirrugo" w:date="2016-05-29T09:54:00Z">
          <w:pPr>
            <w:pStyle w:val="ListParagraph"/>
            <w:numPr>
              <w:numId w:val="29"/>
            </w:numPr>
            <w:ind w:hanging="360"/>
          </w:pPr>
        </w:pPrChange>
      </w:pPr>
      <w:ins w:id="778" w:author="rui guirrugo" w:date="2016-05-29T09:47:00Z">
        <w:r w:rsidRPr="00E135BA">
          <w:t xml:space="preserve">Diz respeito ao local em </w:t>
        </w:r>
        <w:r>
          <w:t>que o sistema vai ser instalado</w:t>
        </w:r>
      </w:ins>
      <w:ins w:id="779" w:author="rui guirrugo" w:date="2016-05-29T09:54:00Z">
        <w:r>
          <w:t>, assim sendo t</w:t>
        </w:r>
      </w:ins>
      <w:ins w:id="780" w:author="rui guirrugo" w:date="2016-05-29T09:48:00Z">
        <w:r>
          <w:t>odas as maquinas devem estar ligadas a um Servidor Local</w:t>
        </w:r>
      </w:ins>
      <w:ins w:id="781" w:author="rui guirrugo" w:date="2016-05-29T09:54:00Z">
        <w:r>
          <w:t xml:space="preserve"> e a disponibilização d</w:t>
        </w:r>
        <w:r w:rsidR="00FE3DC8">
          <w:t xml:space="preserve">e equipamento </w:t>
        </w:r>
      </w:ins>
      <w:ins w:id="782" w:author="rui guirrugo" w:date="2016-05-29T09:55:00Z">
        <w:r w:rsidR="00FE3DC8">
          <w:t>informático são os requisitos mínimos.</w:t>
        </w:r>
      </w:ins>
    </w:p>
    <w:p w14:paraId="7CC0437B" w14:textId="3946ACAA" w:rsidR="009C0141" w:rsidRDefault="00FE3DC8" w:rsidP="00FE3DC8">
      <w:pPr>
        <w:pStyle w:val="Heading5"/>
        <w:rPr>
          <w:ins w:id="783" w:author="rui guirrugo" w:date="2016-05-29T10:36:00Z"/>
        </w:rPr>
      </w:pPr>
      <w:ins w:id="784" w:author="rui guirrugo" w:date="2016-05-29T09:56:00Z">
        <w:r>
          <w:t xml:space="preserve">Interfaces </w:t>
        </w:r>
      </w:ins>
    </w:p>
    <w:p w14:paraId="675AD2AB" w14:textId="1A396429" w:rsidR="00FE3DC8" w:rsidRDefault="009C0141" w:rsidP="009C0141">
      <w:pPr>
        <w:rPr>
          <w:ins w:id="785" w:author="rui guirrugo" w:date="2016-05-29T10:37:00Z"/>
        </w:rPr>
        <w:pPrChange w:id="786" w:author="rui guirrugo" w:date="2016-05-29T10:36:00Z">
          <w:pPr>
            <w:pStyle w:val="Heading5"/>
          </w:pPr>
        </w:pPrChange>
      </w:pPr>
      <w:ins w:id="787" w:author="rui guirrugo" w:date="2016-05-29T10:36:00Z">
        <w:r w:rsidRPr="009C0141">
          <w:t>Interfaces de comunicação em geral, para entender se o sistema vai interagir com outro sistema.</w:t>
        </w:r>
      </w:ins>
    </w:p>
    <w:p w14:paraId="26C42614" w14:textId="28BB147D" w:rsidR="009C0141" w:rsidRDefault="009C0141" w:rsidP="009C0141">
      <w:pPr>
        <w:rPr>
          <w:ins w:id="788" w:author="rui guirrugo" w:date="2016-05-29T10:37:00Z"/>
        </w:rPr>
        <w:pPrChange w:id="789" w:author="rui guirrugo" w:date="2016-05-29T10:36:00Z">
          <w:pPr>
            <w:pStyle w:val="Heading5"/>
          </w:pPr>
        </w:pPrChange>
      </w:pPr>
    </w:p>
    <w:p w14:paraId="2C0DBF40" w14:textId="35608884" w:rsidR="009C0141" w:rsidRDefault="009C0141" w:rsidP="009C0141">
      <w:pPr>
        <w:pStyle w:val="Heading5"/>
        <w:rPr>
          <w:ins w:id="790" w:author="rui guirrugo" w:date="2016-05-29T10:38:00Z"/>
        </w:rPr>
      </w:pPr>
      <w:ins w:id="791" w:author="rui guirrugo" w:date="2016-05-29T10:37:00Z">
        <w:r>
          <w:t xml:space="preserve">Usuários </w:t>
        </w:r>
      </w:ins>
    </w:p>
    <w:p w14:paraId="53621242" w14:textId="1DE7425B" w:rsidR="009C0141" w:rsidRDefault="009C0141" w:rsidP="009C0141">
      <w:pPr>
        <w:rPr>
          <w:ins w:id="792" w:author="rui guirrugo" w:date="2016-05-29T10:40:00Z"/>
        </w:rPr>
        <w:pPrChange w:id="793" w:author="rui guirrugo" w:date="2016-05-29T10:38:00Z">
          <w:pPr>
            <w:pStyle w:val="Heading5"/>
          </w:pPr>
        </w:pPrChange>
      </w:pPr>
      <w:ins w:id="794" w:author="rui guirrugo" w:date="2016-05-29T10:38:00Z">
        <w:r>
          <w:t>O numero de usuário é um aspecto muito importante na escolha de que arquitetura.</w:t>
        </w:r>
      </w:ins>
      <w:ins w:id="795" w:author="rui guirrugo" w:date="2016-05-29T10:40:00Z">
        <w:r>
          <w:t xml:space="preserve"> </w:t>
        </w:r>
      </w:ins>
    </w:p>
    <w:p w14:paraId="4BE9619E" w14:textId="051E0B6B" w:rsidR="009C0141" w:rsidRDefault="009C0141" w:rsidP="009C0141">
      <w:pPr>
        <w:rPr>
          <w:ins w:id="796" w:author="rui guirrugo" w:date="2016-05-29T10:47:00Z"/>
        </w:rPr>
        <w:pPrChange w:id="797" w:author="rui guirrugo" w:date="2016-05-29T10:38:00Z">
          <w:pPr>
            <w:pStyle w:val="Heading5"/>
          </w:pPr>
        </w:pPrChange>
      </w:pPr>
      <w:ins w:id="798" w:author="rui guirrugo" w:date="2016-05-29T10:41:00Z">
        <w:r>
          <w:t>Neste caso temos no mínimo 24 utilizadores.</w:t>
        </w:r>
      </w:ins>
    </w:p>
    <w:p w14:paraId="6CA8B414" w14:textId="77777777" w:rsidR="0046462C" w:rsidRDefault="0046462C" w:rsidP="009C0141">
      <w:pPr>
        <w:rPr>
          <w:ins w:id="799" w:author="rui guirrugo" w:date="2016-05-29T10:47:00Z"/>
        </w:rPr>
        <w:pPrChange w:id="800" w:author="rui guirrugo" w:date="2016-05-29T10:38:00Z">
          <w:pPr>
            <w:pStyle w:val="Heading5"/>
          </w:pPr>
        </w:pPrChange>
      </w:pPr>
    </w:p>
    <w:p w14:paraId="4E38C46E" w14:textId="778193FE" w:rsidR="0046462C" w:rsidRDefault="0046462C" w:rsidP="0046462C">
      <w:pPr>
        <w:pStyle w:val="Heading5"/>
        <w:rPr>
          <w:ins w:id="801" w:author="rui guirrugo" w:date="2016-05-29T10:48:00Z"/>
        </w:rPr>
      </w:pPr>
      <w:ins w:id="802" w:author="rui guirrugo" w:date="2016-05-29T10:47:00Z">
        <w:r>
          <w:t xml:space="preserve">Tipo de Dados </w:t>
        </w:r>
      </w:ins>
    </w:p>
    <w:p w14:paraId="6607344B" w14:textId="132747C8" w:rsidR="0046462C" w:rsidRPr="0046462C" w:rsidRDefault="0046462C" w:rsidP="0046462C">
      <w:pPr>
        <w:rPr>
          <w:ins w:id="803" w:author="rui guirrugo" w:date="2016-05-29T10:47:00Z"/>
          <w:rPrChange w:id="804" w:author="rui guirrugo" w:date="2016-05-29T10:47:00Z">
            <w:rPr>
              <w:ins w:id="805" w:author="rui guirrugo" w:date="2016-05-29T10:47:00Z"/>
            </w:rPr>
          </w:rPrChange>
        </w:rPr>
        <w:pPrChange w:id="806" w:author="rui guirrugo" w:date="2016-05-29T10:49:00Z">
          <w:pPr>
            <w:pStyle w:val="Heading5"/>
          </w:pPr>
        </w:pPrChange>
      </w:pPr>
      <w:ins w:id="807" w:author="rui guirrugo" w:date="2016-05-29T10:48:00Z">
        <w:r>
          <w:t xml:space="preserve">O tipo de dado que </w:t>
        </w:r>
      </w:ins>
      <w:ins w:id="808" w:author="rui guirrugo" w:date="2016-05-29T10:50:00Z">
        <w:r>
          <w:t>será</w:t>
        </w:r>
      </w:ins>
      <w:ins w:id="809" w:author="rui guirrugo" w:date="2016-05-29T10:48:00Z">
        <w:r>
          <w:t xml:space="preserve"> gerido, a </w:t>
        </w:r>
      </w:ins>
      <w:ins w:id="810" w:author="rui guirrugo" w:date="2016-05-29T10:49:00Z">
        <w:r>
          <w:t>definição</w:t>
        </w:r>
      </w:ins>
      <w:ins w:id="811" w:author="rui guirrugo" w:date="2016-05-29T10:48:00Z">
        <w:r>
          <w:t xml:space="preserve"> </w:t>
        </w:r>
      </w:ins>
      <w:ins w:id="812" w:author="rui guirrugo" w:date="2016-05-29T10:49:00Z">
        <w:r>
          <w:t>caso seja permanente ou temporária.</w:t>
        </w:r>
      </w:ins>
    </w:p>
    <w:p w14:paraId="3E6226B7" w14:textId="7BCF068F" w:rsidR="00E135BA" w:rsidRPr="00FE3DC8" w:rsidRDefault="00E135BA" w:rsidP="00FE3DC8">
      <w:pPr>
        <w:rPr>
          <w:ins w:id="813" w:author="rui guirrugo" w:date="2016-05-29T09:56:00Z"/>
          <w:rPrChange w:id="814" w:author="rui guirrugo" w:date="2016-05-29T09:56:00Z">
            <w:rPr>
              <w:ins w:id="815" w:author="rui guirrugo" w:date="2016-05-29T09:56:00Z"/>
            </w:rPr>
          </w:rPrChange>
        </w:rPr>
        <w:pPrChange w:id="816" w:author="rui guirrugo" w:date="2016-05-29T09:56:00Z">
          <w:pPr>
            <w:spacing w:before="0" w:after="0" w:line="240" w:lineRule="auto"/>
            <w:jc w:val="left"/>
          </w:pPr>
        </w:pPrChange>
      </w:pPr>
    </w:p>
    <w:p w14:paraId="5A79B50D" w14:textId="3FBCF2D0" w:rsidR="00DE0AF1" w:rsidRPr="00DE0AF1" w:rsidDel="0046462C" w:rsidRDefault="00DE0AF1">
      <w:pPr>
        <w:pStyle w:val="BodyText"/>
        <w:rPr>
          <w:del w:id="817" w:author="rui guirrugo" w:date="2016-05-29T10:51:00Z"/>
          <w:rPrChange w:id="818" w:author="rui guirrugo" w:date="2016-05-28T20:48:00Z">
            <w:rPr>
              <w:del w:id="819" w:author="rui guirrugo" w:date="2016-05-29T10:51:00Z"/>
              <w:lang w:val="en-US"/>
            </w:rPr>
          </w:rPrChange>
        </w:rPr>
        <w:pPrChange w:id="820" w:author="rui guirrugo" w:date="2016-05-28T20:48:00Z">
          <w:pPr>
            <w:pStyle w:val="Heading2"/>
          </w:pPr>
        </w:pPrChange>
      </w:pPr>
    </w:p>
    <w:p w14:paraId="1CFF0CB0" w14:textId="1FACA8F7" w:rsidR="00184871" w:rsidRDefault="00184871" w:rsidP="00BB0DC9">
      <w:pPr>
        <w:pStyle w:val="Heading2"/>
        <w:rPr>
          <w:ins w:id="821" w:author="rui guirrugo" w:date="2016-05-29T11:02:00Z"/>
        </w:rPr>
      </w:pPr>
      <w:bookmarkStart w:id="822" w:name="_Toc440445249"/>
      <w:del w:id="823" w:author="rui guirrugo" w:date="2016-05-29T11:01:00Z">
        <w:r w:rsidRPr="00AE0BB9" w:rsidDel="00A90081">
          <w:delText>Projecto ou desenho do software</w:delText>
        </w:r>
        <w:bookmarkEnd w:id="822"/>
        <w:r w:rsidRPr="00AE0BB9" w:rsidDel="00A90081">
          <w:delText xml:space="preserve"> </w:delText>
        </w:r>
      </w:del>
      <w:ins w:id="824" w:author="rui guirrugo" w:date="2016-05-29T11:01:00Z">
        <w:r w:rsidR="00A90081">
          <w:t xml:space="preserve">Etapas do desenho da </w:t>
        </w:r>
      </w:ins>
      <w:ins w:id="825" w:author="rui guirrugo" w:date="2016-05-29T11:03:00Z">
        <w:r w:rsidR="00A90081">
          <w:t>Arquitetura</w:t>
        </w:r>
      </w:ins>
    </w:p>
    <w:p w14:paraId="371F6C71" w14:textId="0FA895E4" w:rsidR="00A90081" w:rsidRDefault="00A90081" w:rsidP="00142DBE">
      <w:pPr>
        <w:pStyle w:val="Heading3"/>
        <w:rPr>
          <w:ins w:id="826" w:author="rui guirrugo" w:date="2016-05-29T11:05:00Z"/>
        </w:rPr>
        <w:pPrChange w:id="827" w:author="rui guirrugo" w:date="2016-05-29T01:22:00Z">
          <w:pPr>
            <w:pStyle w:val="Heading2"/>
          </w:pPr>
        </w:pPrChange>
      </w:pPr>
      <w:ins w:id="828" w:author="rui guirrugo" w:date="2016-05-29T11:04:00Z">
        <w:r>
          <w:t>Representação Contextual do Sistema</w:t>
        </w:r>
      </w:ins>
      <w:ins w:id="829" w:author="rui guirrugo" w:date="2016-05-29T12:06:00Z">
        <w:r w:rsidR="002B72F7">
          <w:t xml:space="preserve"> (Diagrama de Actividades)</w:t>
        </w:r>
      </w:ins>
    </w:p>
    <w:p w14:paraId="06A3AA89" w14:textId="7969E7B5" w:rsidR="00A90081" w:rsidRDefault="00A90081" w:rsidP="00A90081">
      <w:pPr>
        <w:pStyle w:val="BodyText"/>
        <w:rPr>
          <w:ins w:id="830" w:author="rui guirrugo" w:date="2016-05-29T11:48:00Z"/>
          <w:rFonts w:ascii="Times New Roman" w:hAnsi="Times New Roman" w:cs="Times New Roman"/>
          <w:lang w:eastAsia="pt-BR"/>
        </w:rPr>
        <w:pPrChange w:id="831" w:author="rui guirrugo" w:date="2016-05-29T11:05:00Z">
          <w:pPr>
            <w:pStyle w:val="Heading2"/>
          </w:pPr>
        </w:pPrChange>
      </w:pPr>
      <w:ins w:id="832" w:author="rui guirrugo" w:date="2016-05-29T11:05:00Z">
        <w:r w:rsidRPr="00A90081">
          <w:rPr>
            <w:rFonts w:ascii="Times New Roman" w:hAnsi="Times New Roman" w:cs="Times New Roman"/>
            <w:lang w:eastAsia="pt-BR"/>
          </w:rPr>
          <w:t>Representação e definição das entidades externas dos quais o sistema ira interagir</w:t>
        </w:r>
      </w:ins>
    </w:p>
    <w:p w14:paraId="6EEB148B" w14:textId="4F303D60" w:rsidR="00FD2E5C" w:rsidRDefault="00FD2E5C" w:rsidP="00A90081">
      <w:pPr>
        <w:pStyle w:val="BodyText"/>
        <w:rPr>
          <w:ins w:id="833" w:author="rui guirrugo" w:date="2016-05-29T11:48:00Z"/>
          <w:rFonts w:ascii="Times New Roman" w:hAnsi="Times New Roman" w:cs="Times New Roman"/>
          <w:lang w:eastAsia="pt-BR"/>
        </w:rPr>
        <w:pPrChange w:id="834" w:author="rui guirrugo" w:date="2016-05-29T11:05:00Z">
          <w:pPr>
            <w:pStyle w:val="Heading2"/>
          </w:pPr>
        </w:pPrChange>
      </w:pPr>
    </w:p>
    <w:p w14:paraId="08AF5F0D" w14:textId="1DF6D808" w:rsidR="00FD2E5C" w:rsidRPr="00A90081" w:rsidRDefault="002B72F7" w:rsidP="00A90081">
      <w:pPr>
        <w:pStyle w:val="BodyText"/>
        <w:rPr>
          <w:ins w:id="835" w:author="rui guirrugo" w:date="2016-05-29T11:04:00Z"/>
          <w:rFonts w:ascii="Times New Roman" w:hAnsi="Times New Roman" w:cs="Times New Roman"/>
          <w:lang w:eastAsia="pt-BR"/>
          <w:rPrChange w:id="836" w:author="rui guirrugo" w:date="2016-05-29T11:05:00Z">
            <w:rPr>
              <w:ins w:id="837" w:author="rui guirrugo" w:date="2016-05-29T11:04:00Z"/>
            </w:rPr>
          </w:rPrChange>
        </w:rPr>
        <w:pPrChange w:id="838" w:author="rui guirrugo" w:date="2016-05-29T11:05:00Z">
          <w:pPr>
            <w:pStyle w:val="Heading2"/>
          </w:pPr>
        </w:pPrChange>
      </w:pPr>
      <w:ins w:id="839" w:author="rui guirrugo" w:date="2016-05-29T11:59:00Z">
        <w:r w:rsidRPr="002B72F7">
          <w:rPr>
            <w:rFonts w:ascii="Times New Roman" w:hAnsi="Times New Roman" w:cs="Times New Roman"/>
            <w:noProof/>
            <w:lang w:val="en-US"/>
          </w:rPr>
          <w:drawing>
            <wp:inline distT="0" distB="0" distL="0" distR="0" wp14:anchorId="315405A1" wp14:editId="12EFA463">
              <wp:extent cx="7350377" cy="5887720"/>
              <wp:effectExtent l="7303" t="0" r="0" b="0"/>
              <wp:docPr id="9" name="Picture 9" descr="C:\Users\ruigu\OneDrive\Documents\Projecto final Rui Fernandes\Diagrama de actividades Rui guirrug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ruigu\OneDrive\Documents\Projecto final Rui Fernandes\Diagrama de actividades Rui guirrugo.jpg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5400000">
                        <a:off x="0" y="0"/>
                        <a:ext cx="7357222" cy="589320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2525D97" w14:textId="46730C1B" w:rsidR="00FD2E5C" w:rsidRDefault="00FD2E5C">
      <w:pPr>
        <w:spacing w:before="0" w:after="0" w:line="240" w:lineRule="auto"/>
        <w:jc w:val="left"/>
        <w:rPr>
          <w:ins w:id="840" w:author="rui guirrugo" w:date="2016-05-29T11:48:00Z"/>
          <w:rFonts w:ascii="Arial" w:hAnsi="Arial" w:cs="Verdana"/>
          <w:szCs w:val="22"/>
          <w:lang w:eastAsia="pt-BR"/>
        </w:rPr>
      </w:pPr>
      <w:ins w:id="841" w:author="rui guirrugo" w:date="2016-05-29T11:48:00Z">
        <w:r>
          <w:rPr>
            <w:lang w:eastAsia="pt-BR"/>
          </w:rPr>
          <w:br w:type="page"/>
        </w:r>
      </w:ins>
    </w:p>
    <w:p w14:paraId="46A43DE7" w14:textId="77777777" w:rsidR="00A90081" w:rsidRPr="00A90081" w:rsidRDefault="00A90081" w:rsidP="00A90081">
      <w:pPr>
        <w:pStyle w:val="BodyText"/>
        <w:rPr>
          <w:ins w:id="842" w:author="rui guirrugo" w:date="2016-05-29T11:02:00Z"/>
          <w:lang w:eastAsia="pt-BR"/>
          <w:rPrChange w:id="843" w:author="rui guirrugo" w:date="2016-05-29T11:04:00Z">
            <w:rPr>
              <w:ins w:id="844" w:author="rui guirrugo" w:date="2016-05-29T11:02:00Z"/>
            </w:rPr>
          </w:rPrChange>
        </w:rPr>
        <w:pPrChange w:id="845" w:author="rui guirrugo" w:date="2016-05-29T11:04:00Z">
          <w:pPr>
            <w:pStyle w:val="Heading2"/>
          </w:pPr>
        </w:pPrChange>
      </w:pPr>
    </w:p>
    <w:p w14:paraId="053FA1AB" w14:textId="4ED35D0C" w:rsidR="00142DBE" w:rsidRDefault="00A90081" w:rsidP="00142DBE">
      <w:pPr>
        <w:pStyle w:val="Heading3"/>
        <w:rPr>
          <w:ins w:id="846" w:author="rui guirrugo" w:date="2016-05-29T01:22:00Z"/>
        </w:rPr>
        <w:pPrChange w:id="847" w:author="rui guirrugo" w:date="2016-05-29T01:22:00Z">
          <w:pPr>
            <w:pStyle w:val="Heading2"/>
          </w:pPr>
        </w:pPrChange>
      </w:pPr>
      <w:ins w:id="848" w:author="rui guirrugo" w:date="2016-05-29T11:02:00Z">
        <w:r>
          <w:t xml:space="preserve">Comportamento ou </w:t>
        </w:r>
      </w:ins>
      <w:ins w:id="849" w:author="rui guirrugo" w:date="2016-05-29T11:03:00Z">
        <w:r>
          <w:t>Função</w:t>
        </w:r>
      </w:ins>
      <w:ins w:id="850" w:author="rui guirrugo" w:date="2016-05-29T11:02:00Z">
        <w:r>
          <w:t xml:space="preserve"> do Sistema (</w:t>
        </w:r>
      </w:ins>
      <w:ins w:id="851" w:author="rui guirrugo" w:date="2016-05-29T01:19:00Z">
        <w:r w:rsidR="00142DBE" w:rsidRPr="00142DBE">
          <w:rPr>
            <w:rPrChange w:id="852" w:author="rui guirrugo" w:date="2016-05-29T01:22:00Z">
              <w:rPr/>
            </w:rPrChange>
          </w:rPr>
          <w:t>Caso de uso da solução proposta</w:t>
        </w:r>
      </w:ins>
      <w:ins w:id="853" w:author="rui guirrugo" w:date="2016-05-29T11:02:00Z">
        <w:r>
          <w:t>)</w:t>
        </w:r>
      </w:ins>
    </w:p>
    <w:p w14:paraId="58691705" w14:textId="28DF88EC" w:rsidR="00142DBE" w:rsidRDefault="00142DBE" w:rsidP="00142DBE">
      <w:pPr>
        <w:rPr>
          <w:ins w:id="854" w:author="rui guirrugo" w:date="2016-05-29T01:23:00Z"/>
        </w:rPr>
        <w:pPrChange w:id="855" w:author="rui guirrugo" w:date="2016-05-29T01:22:00Z">
          <w:pPr>
            <w:pStyle w:val="Heading3"/>
            <w:numPr>
              <w:numId w:val="20"/>
            </w:numPr>
          </w:pPr>
        </w:pPrChange>
      </w:pPr>
      <w:ins w:id="856" w:author="rui guirrugo" w:date="2016-05-29T01:22:00Z">
        <w:r w:rsidRPr="00142DBE">
          <w:rPr>
            <w:rPrChange w:id="857" w:author="rui guirrugo" w:date="2016-05-29T01:22:00Z">
              <w:rPr/>
            </w:rPrChange>
          </w:rPr>
          <w:t>Após um</w:t>
        </w:r>
        <w:r>
          <w:rPr>
            <w:rPrChange w:id="858" w:author="rui guirrugo" w:date="2016-05-29T01:22:00Z">
              <w:rPr/>
            </w:rPrChange>
          </w:rPr>
          <w:t>a análise das necessidades e d</w:t>
        </w:r>
      </w:ins>
      <w:ins w:id="859" w:author="rui guirrugo" w:date="2016-05-29T01:23:00Z">
        <w:r>
          <w:t xml:space="preserve">a </w:t>
        </w:r>
      </w:ins>
      <w:ins w:id="860" w:author="rui guirrugo" w:date="2016-05-29T11:03:00Z">
        <w:r w:rsidR="00A90081">
          <w:t>Gestão</w:t>
        </w:r>
      </w:ins>
      <w:ins w:id="861" w:author="rui guirrugo" w:date="2016-05-29T01:23:00Z">
        <w:r>
          <w:t xml:space="preserve"> de Processos judiciais </w:t>
        </w:r>
      </w:ins>
      <w:ins w:id="862" w:author="rui guirrugo" w:date="2016-05-29T01:22:00Z">
        <w:r w:rsidRPr="00142DBE">
          <w:rPr>
            <w:rPrChange w:id="863" w:author="rui guirrugo" w:date="2016-05-29T01:22:00Z">
              <w:rPr/>
            </w:rPrChange>
          </w:rPr>
          <w:t xml:space="preserve">o autor chegou a conclusão que a aplicação com os seguintes casos de uso poderia satisfazer o </w:t>
        </w:r>
      </w:ins>
      <w:ins w:id="864" w:author="rui guirrugo" w:date="2016-05-29T01:23:00Z">
        <w:r>
          <w:t>Tribunal dos Menores</w:t>
        </w:r>
      </w:ins>
      <w:ins w:id="865" w:author="rui guirrugo" w:date="2016-05-29T01:22:00Z">
        <w:r w:rsidRPr="00142DBE">
          <w:rPr>
            <w:rPrChange w:id="866" w:author="rui guirrugo" w:date="2016-05-29T01:22:00Z">
              <w:rPr/>
            </w:rPrChange>
          </w:rPr>
          <w:t>.</w:t>
        </w:r>
      </w:ins>
    </w:p>
    <w:p w14:paraId="3BF3FCE2" w14:textId="1F864973" w:rsidR="00142DBE" w:rsidRPr="00142DBE" w:rsidRDefault="00142DBE" w:rsidP="00142DBE">
      <w:pPr>
        <w:rPr>
          <w:ins w:id="867" w:author="rui guirrugo" w:date="2016-05-29T01:22:00Z"/>
          <w:rPrChange w:id="868" w:author="rui guirrugo" w:date="2016-05-29T01:22:00Z">
            <w:rPr>
              <w:ins w:id="869" w:author="rui guirrugo" w:date="2016-05-29T01:22:00Z"/>
            </w:rPr>
          </w:rPrChange>
        </w:rPr>
        <w:pPrChange w:id="870" w:author="rui guirrugo" w:date="2016-05-29T01:22:00Z">
          <w:pPr>
            <w:pStyle w:val="Heading3"/>
            <w:numPr>
              <w:numId w:val="20"/>
            </w:numPr>
          </w:pPr>
        </w:pPrChange>
      </w:pPr>
      <w:ins w:id="871" w:author="rui guirrugo" w:date="2016-05-29T01:24:00Z">
        <w:r w:rsidRPr="00142DBE">
          <w:rPr>
            <w:noProof/>
            <w:lang w:val="en-US"/>
          </w:rPr>
          <w:drawing>
            <wp:inline distT="0" distB="0" distL="0" distR="0" wp14:anchorId="5C3322B8" wp14:editId="54AA1F52">
              <wp:extent cx="5760720" cy="5834183"/>
              <wp:effectExtent l="0" t="0" r="0" b="0"/>
              <wp:docPr id="8" name="Picture 8" descr="C:\Users\ruigu\OneDrive\Documents\Projecto final Rui Fernandes\Caso de uso versao 2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ruigu\OneDrive\Documents\Projecto final Rui Fernandes\Caso de uso versao 2.jpg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720" cy="58341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8F047E4" w14:textId="77777777" w:rsidR="00142DBE" w:rsidRPr="00142DBE" w:rsidRDefault="00142DBE" w:rsidP="00142DBE">
      <w:pPr>
        <w:pStyle w:val="BodyText"/>
        <w:rPr>
          <w:ins w:id="872" w:author="rui guirrugo" w:date="2016-05-29T01:21:00Z"/>
          <w:lang w:eastAsia="pt-BR"/>
          <w:rPrChange w:id="873" w:author="rui guirrugo" w:date="2016-05-29T01:22:00Z">
            <w:rPr>
              <w:ins w:id="874" w:author="rui guirrugo" w:date="2016-05-29T01:21:00Z"/>
            </w:rPr>
          </w:rPrChange>
        </w:rPr>
        <w:pPrChange w:id="875" w:author="rui guirrugo" w:date="2016-05-29T01:22:00Z">
          <w:pPr>
            <w:pStyle w:val="Heading2"/>
          </w:pPr>
        </w:pPrChange>
      </w:pPr>
    </w:p>
    <w:p w14:paraId="7D1D8A72" w14:textId="77777777" w:rsidR="0046462C" w:rsidRDefault="0046462C">
      <w:pPr>
        <w:spacing w:before="0" w:after="0" w:line="240" w:lineRule="auto"/>
        <w:jc w:val="left"/>
        <w:rPr>
          <w:ins w:id="876" w:author="rui guirrugo" w:date="2016-05-29T10:51:00Z"/>
          <w:lang w:eastAsia="pt-BR"/>
        </w:rPr>
      </w:pPr>
    </w:p>
    <w:p w14:paraId="6AD69614" w14:textId="77777777" w:rsidR="0046462C" w:rsidRDefault="0046462C">
      <w:pPr>
        <w:spacing w:before="0" w:after="0" w:line="240" w:lineRule="auto"/>
        <w:jc w:val="left"/>
        <w:rPr>
          <w:ins w:id="877" w:author="rui guirrugo" w:date="2016-05-29T10:51:00Z"/>
          <w:lang w:eastAsia="pt-BR"/>
        </w:rPr>
      </w:pPr>
      <w:ins w:id="878" w:author="rui guirrugo" w:date="2016-05-29T10:51:00Z">
        <w:r>
          <w:rPr>
            <w:lang w:eastAsia="pt-BR"/>
          </w:rPr>
          <w:br w:type="page"/>
        </w:r>
      </w:ins>
    </w:p>
    <w:p w14:paraId="408A1954" w14:textId="4886084E" w:rsidR="00142DBE" w:rsidRPr="00142DBE" w:rsidDel="00142DBE" w:rsidRDefault="00142DBE" w:rsidP="00142DBE">
      <w:pPr>
        <w:pStyle w:val="Heading3"/>
        <w:rPr>
          <w:del w:id="879" w:author="rui guirrugo" w:date="2016-05-29T01:22:00Z"/>
          <w:rPrChange w:id="880" w:author="rui guirrugo" w:date="2016-05-29T01:21:00Z">
            <w:rPr>
              <w:del w:id="881" w:author="rui guirrugo" w:date="2016-05-29T01:22:00Z"/>
              <w:lang w:val="en-US"/>
            </w:rPr>
          </w:rPrChange>
        </w:rPr>
        <w:pPrChange w:id="882" w:author="rui guirrugo" w:date="2016-05-29T01:21:00Z">
          <w:pPr>
            <w:pStyle w:val="Heading2"/>
          </w:pPr>
        </w:pPrChange>
      </w:pPr>
    </w:p>
    <w:p w14:paraId="7F9686B6" w14:textId="3310A279" w:rsidR="00184871" w:rsidRDefault="00184871" w:rsidP="00BB0DC9">
      <w:pPr>
        <w:pStyle w:val="Heading2"/>
        <w:rPr>
          <w:ins w:id="883" w:author="rui guirrugo" w:date="2016-05-29T01:29:00Z"/>
        </w:rPr>
      </w:pPr>
      <w:bookmarkStart w:id="884" w:name="_Toc440445250"/>
      <w:r w:rsidRPr="00AE0BB9">
        <w:t>Implementação ou desenvolvimento</w:t>
      </w:r>
      <w:bookmarkEnd w:id="884"/>
      <w:r w:rsidRPr="00AE0BB9">
        <w:t xml:space="preserve"> </w:t>
      </w:r>
    </w:p>
    <w:p w14:paraId="2035D952" w14:textId="37A5072E" w:rsidR="007C29C7" w:rsidRDefault="00F50CED" w:rsidP="007C29C7">
      <w:pPr>
        <w:pStyle w:val="Heading3"/>
        <w:rPr>
          <w:ins w:id="885" w:author="rui guirrugo" w:date="2016-05-29T01:29:00Z"/>
        </w:rPr>
        <w:pPrChange w:id="886" w:author="rui guirrugo" w:date="2016-05-29T01:29:00Z">
          <w:pPr>
            <w:pStyle w:val="Heading2"/>
          </w:pPr>
        </w:pPrChange>
      </w:pPr>
      <w:ins w:id="887" w:author="rui guirrugo" w:date="2016-05-29T18:14:00Z">
        <w:r>
          <w:t xml:space="preserve">Diagrama de Classes </w:t>
        </w:r>
      </w:ins>
    </w:p>
    <w:p w14:paraId="6A733071" w14:textId="2B86D592" w:rsidR="007C29C7" w:rsidRDefault="00F50CED" w:rsidP="007C29C7">
      <w:pPr>
        <w:pStyle w:val="BodyText"/>
        <w:rPr>
          <w:ins w:id="888" w:author="rui guirrugo" w:date="2016-05-29T01:29:00Z"/>
          <w:lang w:eastAsia="pt-BR"/>
        </w:rPr>
        <w:pPrChange w:id="889" w:author="rui guirrugo" w:date="2016-05-29T01:29:00Z">
          <w:pPr>
            <w:pStyle w:val="Heading2"/>
          </w:pPr>
        </w:pPrChange>
      </w:pPr>
      <w:ins w:id="890" w:author="rui guirrugo" w:date="2016-05-29T18:14:00Z">
        <w:r w:rsidRPr="00F50CED">
          <w:rPr>
            <w:noProof/>
            <w:lang w:val="en-US"/>
          </w:rPr>
          <w:drawing>
            <wp:inline distT="0" distB="0" distL="0" distR="0" wp14:anchorId="4D82DD77" wp14:editId="795FFD92">
              <wp:extent cx="7328060" cy="6174740"/>
              <wp:effectExtent l="5080" t="0" r="0" b="0"/>
              <wp:docPr id="10" name="Picture 10" descr="C:\Users\ruigu\OneDrive\Documents\Projecto final Rui Fernandes\Diagrama entidades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ruigu\OneDrive\Documents\Projecto final Rui Fernandes\Diagrama entidades.jpg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5400000">
                        <a:off x="0" y="0"/>
                        <a:ext cx="7332321" cy="6178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189322D" w14:textId="7DC5E050" w:rsidR="007C29C7" w:rsidRDefault="007C29C7" w:rsidP="007C29C7">
      <w:pPr>
        <w:pStyle w:val="BodyText"/>
        <w:rPr>
          <w:ins w:id="891" w:author="rui guirrugo" w:date="2016-05-29T01:29:00Z"/>
          <w:lang w:eastAsia="pt-BR"/>
        </w:rPr>
        <w:pPrChange w:id="892" w:author="rui guirrugo" w:date="2016-05-29T01:29:00Z">
          <w:pPr>
            <w:pStyle w:val="Heading2"/>
          </w:pPr>
        </w:pPrChange>
      </w:pPr>
    </w:p>
    <w:p w14:paraId="2B3B6702" w14:textId="77777777" w:rsidR="007C29C7" w:rsidRPr="007C29C7" w:rsidRDefault="007C29C7" w:rsidP="007C29C7">
      <w:pPr>
        <w:pStyle w:val="BodyText"/>
        <w:rPr>
          <w:lang w:eastAsia="pt-BR"/>
          <w:rPrChange w:id="893" w:author="rui guirrugo" w:date="2016-05-29T01:29:00Z">
            <w:rPr>
              <w:lang w:val="en-US"/>
            </w:rPr>
          </w:rPrChange>
        </w:rPr>
        <w:pPrChange w:id="894" w:author="rui guirrugo" w:date="2016-05-29T01:29:00Z">
          <w:pPr>
            <w:pStyle w:val="Heading2"/>
          </w:pPr>
        </w:pPrChange>
      </w:pPr>
    </w:p>
    <w:p w14:paraId="5B8C86C9" w14:textId="77777777" w:rsidR="00F50CED" w:rsidRDefault="00F50CED" w:rsidP="00F50CED">
      <w:pPr>
        <w:pStyle w:val="Heading4"/>
        <w:rPr>
          <w:ins w:id="895" w:author="rui guirrugo" w:date="2016-05-29T18:22:00Z"/>
        </w:rPr>
        <w:pPrChange w:id="896" w:author="rui guirrugo" w:date="2016-05-29T18:15:00Z">
          <w:pPr>
            <w:pStyle w:val="BodyText"/>
          </w:pPr>
        </w:pPrChange>
      </w:pPr>
      <w:bookmarkStart w:id="897" w:name="_Toc440445251"/>
      <w:ins w:id="898" w:author="rui guirrugo" w:date="2016-05-29T18:22:00Z">
        <w:r>
          <w:t>Implementacao do Hibernate</w:t>
        </w:r>
      </w:ins>
    </w:p>
    <w:p w14:paraId="30B84FB2" w14:textId="343CEFB6" w:rsidR="00F50CED" w:rsidRDefault="00F50CED" w:rsidP="00F50CED">
      <w:pPr>
        <w:rPr>
          <w:ins w:id="899" w:author="rui guirrugo" w:date="2016-05-29T18:31:00Z"/>
        </w:rPr>
        <w:pPrChange w:id="900" w:author="rui guirrugo" w:date="2016-05-29T18:23:00Z">
          <w:pPr>
            <w:pStyle w:val="BodyText"/>
          </w:pPr>
        </w:pPrChange>
      </w:pPr>
      <w:ins w:id="901" w:author="rui guirrugo" w:date="2016-05-29T18:23:00Z">
        <w:r w:rsidRPr="00F50CED">
          <w:t xml:space="preserve">Durante a implementação do hibernate o autor deparou-se com duas opções no que refere ao mapeamento objecto-tabela. O mapeamento objecto-tabela é um conceito importantíssimo quando se fala de ORM e pode dizer-se que é o núcleo dos ORM. Este mapeamento consiste em interligar a classe de objectos a uma determinada tabela da base de dados de forma que a aplicação saiba em que atributo do objecto deve ser armazenado o valor de um atributo da tabela.  No hibernate existem duas formas de fazer estes mapeamentos que são: - XML Mappings – nesta forma o mapeamento é realizado através da utilização de ficheiros XML; - Annotations – nesta forma o mapeamento é realizado através da adição de anotações especiais ao código das classes que representam entidades. O autor optou em utilizar as annotations de modo a:   - Reduzir o número de ficheiros XML na aplicação; - Facilitar a compreensão da relação entre objectos e tabelas da base de dados.  - De forma a evitar possíveis erros que possam ocorrer caso um administrador de sistema altere o ficheiro XML de mapeamento sem alterar o código.  </w:t>
        </w:r>
      </w:ins>
    </w:p>
    <w:p w14:paraId="20C4ED1D" w14:textId="12B74ED0" w:rsidR="00EB19E1" w:rsidRDefault="00EB19E1" w:rsidP="00EB19E1">
      <w:pPr>
        <w:pStyle w:val="Heading4"/>
        <w:rPr>
          <w:ins w:id="902" w:author="rui guirrugo" w:date="2016-05-29T18:32:00Z"/>
        </w:rPr>
        <w:pPrChange w:id="903" w:author="rui guirrugo" w:date="2016-05-29T18:31:00Z">
          <w:pPr>
            <w:pStyle w:val="BodyText"/>
          </w:pPr>
        </w:pPrChange>
      </w:pPr>
      <w:ins w:id="904" w:author="rui guirrugo" w:date="2016-05-29T18:32:00Z">
        <w:r>
          <w:t xml:space="preserve">Protótipo </w:t>
        </w:r>
      </w:ins>
    </w:p>
    <w:p w14:paraId="1D574081" w14:textId="1839BA05" w:rsidR="00EB19E1" w:rsidRDefault="00EB19E1" w:rsidP="00EB19E1">
      <w:pPr>
        <w:rPr>
          <w:ins w:id="905" w:author="rui guirrugo" w:date="2016-05-29T18:32:00Z"/>
        </w:rPr>
        <w:pPrChange w:id="906" w:author="rui guirrugo" w:date="2016-05-29T18:32:00Z">
          <w:pPr>
            <w:pStyle w:val="BodyText"/>
          </w:pPr>
        </w:pPrChange>
      </w:pPr>
      <w:ins w:id="907" w:author="rui guirrugo" w:date="2016-05-29T18:32:00Z">
        <w:r w:rsidRPr="00EB19E1">
          <w:t>Após a fase de desenvolvimento o autor foi capaz de implementar a maioria dos casos de uso. Abaixo são apresentados os screenshoots</w:t>
        </w:r>
        <w:r>
          <w:t>.</w:t>
        </w:r>
      </w:ins>
    </w:p>
    <w:p w14:paraId="79A2171F" w14:textId="24928E07" w:rsidR="00EB19E1" w:rsidRPr="00EB19E1" w:rsidRDefault="00D14C67" w:rsidP="00EB19E1">
      <w:pPr>
        <w:rPr>
          <w:ins w:id="908" w:author="rui guirrugo" w:date="2016-05-29T18:22:00Z"/>
          <w:rPrChange w:id="909" w:author="rui guirrugo" w:date="2016-05-29T18:32:00Z">
            <w:rPr>
              <w:ins w:id="910" w:author="rui guirrugo" w:date="2016-05-29T18:22:00Z"/>
            </w:rPr>
          </w:rPrChange>
        </w:rPr>
        <w:pPrChange w:id="911" w:author="rui guirrugo" w:date="2016-05-29T18:32:00Z">
          <w:pPr>
            <w:pStyle w:val="BodyText"/>
          </w:pPr>
        </w:pPrChange>
      </w:pPr>
      <w:ins w:id="912" w:author="rui guirrugo" w:date="2016-05-29T18:56:00Z">
        <w:r>
          <w:rPr>
            <w:noProof/>
            <w:lang w:val="en-US"/>
          </w:rPr>
          <w:drawing>
            <wp:inline distT="0" distB="0" distL="0" distR="0" wp14:anchorId="255F68AE" wp14:editId="2C5706A9">
              <wp:extent cx="5760720" cy="1845945"/>
              <wp:effectExtent l="0" t="0" r="0" b="190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1845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7322C9A" w14:textId="77777777" w:rsidR="00D14C67" w:rsidRDefault="00D14C67" w:rsidP="00D14C67">
      <w:pPr>
        <w:rPr>
          <w:ins w:id="913" w:author="rui guirrugo" w:date="2016-05-29T19:06:00Z"/>
        </w:rPr>
        <w:pPrChange w:id="914" w:author="rui guirrugo" w:date="2016-05-29T18:57:00Z">
          <w:pPr>
            <w:pStyle w:val="BodyText"/>
          </w:pPr>
        </w:pPrChange>
      </w:pPr>
      <w:ins w:id="915" w:author="rui guirrugo" w:date="2016-05-29T18:57:00Z">
        <w:r>
          <w:t xml:space="preserve">Primeiro </w:t>
        </w:r>
      </w:ins>
      <w:ins w:id="916" w:author="rui guirrugo" w:date="2016-05-29T18:58:00Z">
        <w:r>
          <w:t>dispomos</w:t>
        </w:r>
      </w:ins>
      <w:ins w:id="917" w:author="rui guirrugo" w:date="2016-05-29T18:57:00Z">
        <w:r>
          <w:t xml:space="preserve"> </w:t>
        </w:r>
      </w:ins>
      <w:ins w:id="918" w:author="rui guirrugo" w:date="2016-05-29T18:58:00Z">
        <w:r>
          <w:t xml:space="preserve">de uma tela de </w:t>
        </w:r>
      </w:ins>
      <w:ins w:id="919" w:author="rui guirrugo" w:date="2016-05-29T18:59:00Z">
        <w:r>
          <w:t>Autenticação no qual o controle de acesso</w:t>
        </w:r>
      </w:ins>
      <w:ins w:id="920" w:author="rui guirrugo" w:date="2016-05-29T19:03:00Z">
        <w:r>
          <w:t xml:space="preserve">, isto </w:t>
        </w:r>
      </w:ins>
      <w:ins w:id="921" w:author="rui guirrugo" w:date="2016-05-29T19:04:00Z">
        <w:r>
          <w:t xml:space="preserve">é so utilizadores com </w:t>
        </w:r>
      </w:ins>
      <w:ins w:id="922" w:author="rui guirrugo" w:date="2016-05-29T19:05:00Z">
        <w:r>
          <w:t>permissões</w:t>
        </w:r>
      </w:ins>
      <w:ins w:id="923" w:author="rui guirrugo" w:date="2016-05-29T19:04:00Z">
        <w:r>
          <w:t xml:space="preserve"> </w:t>
        </w:r>
      </w:ins>
      <w:ins w:id="924" w:author="rui guirrugo" w:date="2016-05-29T19:05:00Z">
        <w:r>
          <w:t>de acesso</w:t>
        </w:r>
      </w:ins>
      <w:ins w:id="925" w:author="rui guirrugo" w:date="2016-05-29T19:06:00Z">
        <w:r>
          <w:t>.</w:t>
        </w:r>
        <w:r w:rsidRPr="00D14C67">
          <w:t xml:space="preserve"> É importante salientar que não é necessário autenticar-se para ter acesso a esta tela inicial de forma a que o publico em geral </w:t>
        </w:r>
        <w:r>
          <w:t xml:space="preserve">não </w:t>
        </w:r>
        <w:r w:rsidRPr="00D14C67">
          <w:t xml:space="preserve">possa ter aceso </w:t>
        </w:r>
        <w:r>
          <w:t>a informação restricta.</w:t>
        </w:r>
      </w:ins>
    </w:p>
    <w:p w14:paraId="1DCE6C62" w14:textId="77777777" w:rsidR="00D14C67" w:rsidRDefault="00D14C67" w:rsidP="00D14C67">
      <w:pPr>
        <w:rPr>
          <w:ins w:id="926" w:author="rui guirrugo" w:date="2016-05-29T19:06:00Z"/>
        </w:rPr>
        <w:pPrChange w:id="927" w:author="rui guirrugo" w:date="2016-05-29T18:57:00Z">
          <w:pPr>
            <w:pStyle w:val="BodyText"/>
          </w:pPr>
        </w:pPrChange>
      </w:pPr>
    </w:p>
    <w:p w14:paraId="229121A3" w14:textId="77777777" w:rsidR="005E2AE8" w:rsidRDefault="005E2AE8" w:rsidP="00D14C67">
      <w:pPr>
        <w:rPr>
          <w:ins w:id="928" w:author="rui guirrugo" w:date="2016-05-29T19:07:00Z"/>
        </w:rPr>
        <w:pPrChange w:id="929" w:author="rui guirrugo" w:date="2016-05-29T18:57:00Z">
          <w:pPr>
            <w:pStyle w:val="BodyText"/>
          </w:pPr>
        </w:pPrChange>
      </w:pPr>
    </w:p>
    <w:p w14:paraId="6EA1CC0A" w14:textId="77777777" w:rsidR="005E2AE8" w:rsidRDefault="005E2AE8" w:rsidP="00D14C67">
      <w:pPr>
        <w:rPr>
          <w:ins w:id="930" w:author="rui guirrugo" w:date="2016-05-29T19:10:00Z"/>
        </w:rPr>
        <w:pPrChange w:id="931" w:author="rui guirrugo" w:date="2016-05-29T18:57:00Z">
          <w:pPr>
            <w:pStyle w:val="BodyText"/>
          </w:pPr>
        </w:pPrChange>
      </w:pPr>
      <w:ins w:id="932" w:author="rui guirrugo" w:date="2016-05-29T19:10:00Z">
        <w:r>
          <w:rPr>
            <w:noProof/>
            <w:lang w:val="en-US"/>
          </w:rPr>
          <w:drawing>
            <wp:inline distT="0" distB="0" distL="0" distR="0" wp14:anchorId="70138612" wp14:editId="4E90385A">
              <wp:extent cx="5760720" cy="2348230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3482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F61185" w14:textId="266AB185" w:rsidR="005E2AE8" w:rsidRDefault="005E2AE8" w:rsidP="00D14C67">
      <w:pPr>
        <w:rPr>
          <w:ins w:id="933" w:author="rui guirrugo" w:date="2016-05-29T19:14:00Z"/>
        </w:rPr>
        <w:pPrChange w:id="934" w:author="rui guirrugo" w:date="2016-05-29T18:57:00Z">
          <w:pPr>
            <w:pStyle w:val="BodyText"/>
          </w:pPr>
        </w:pPrChange>
      </w:pPr>
      <w:ins w:id="935" w:author="rui guirrugo" w:date="2016-05-29T19:11:00Z">
        <w:r w:rsidRPr="005E2AE8">
          <w:t>Na imagem acima pode veri</w:t>
        </w:r>
        <w:r>
          <w:t xml:space="preserve">ficar o menu principal e </w:t>
        </w:r>
      </w:ins>
      <w:ins w:id="936" w:author="rui guirrugo" w:date="2016-05-29T19:12:00Z">
        <w:r>
          <w:t>suas funções</w:t>
        </w:r>
      </w:ins>
      <w:ins w:id="937" w:author="rui guirrugo" w:date="2016-05-29T19:11:00Z">
        <w:r w:rsidRPr="005E2AE8">
          <w:t>:</w:t>
        </w:r>
      </w:ins>
      <w:ins w:id="938" w:author="rui guirrugo" w:date="2016-05-29T19:14:00Z">
        <w:r>
          <w:t xml:space="preserve"> </w:t>
        </w:r>
      </w:ins>
    </w:p>
    <w:p w14:paraId="5F125D0C" w14:textId="4A5ADB05" w:rsidR="005E2AE8" w:rsidRDefault="005E2AE8" w:rsidP="005E2AE8">
      <w:pPr>
        <w:pStyle w:val="ListParagraph"/>
        <w:numPr>
          <w:ilvl w:val="0"/>
          <w:numId w:val="29"/>
        </w:numPr>
        <w:rPr>
          <w:ins w:id="939" w:author="rui guirrugo" w:date="2016-05-29T19:15:00Z"/>
        </w:rPr>
        <w:pPrChange w:id="940" w:author="rui guirrugo" w:date="2016-05-29T19:15:00Z">
          <w:pPr>
            <w:pStyle w:val="BodyText"/>
          </w:pPr>
        </w:pPrChange>
      </w:pPr>
      <w:ins w:id="941" w:author="rui guirrugo" w:date="2016-05-29T19:15:00Z">
        <w:r>
          <w:t>Livro de Entrada de Correspondencia</w:t>
        </w:r>
      </w:ins>
    </w:p>
    <w:p w14:paraId="74BC4620" w14:textId="692DDF2E" w:rsidR="005E2AE8" w:rsidRDefault="005E2AE8" w:rsidP="005E2AE8">
      <w:pPr>
        <w:pStyle w:val="ListParagraph"/>
        <w:numPr>
          <w:ilvl w:val="0"/>
          <w:numId w:val="29"/>
        </w:numPr>
        <w:rPr>
          <w:ins w:id="942" w:author="rui guirrugo" w:date="2016-05-29T19:16:00Z"/>
        </w:rPr>
        <w:pPrChange w:id="943" w:author="rui guirrugo" w:date="2016-05-29T19:15:00Z">
          <w:pPr>
            <w:pStyle w:val="BodyText"/>
          </w:pPr>
        </w:pPrChange>
      </w:pPr>
      <w:ins w:id="944" w:author="rui guirrugo" w:date="2016-05-29T19:15:00Z">
        <w:r>
          <w:t xml:space="preserve">Livro de Porta </w:t>
        </w:r>
      </w:ins>
    </w:p>
    <w:p w14:paraId="1FD7C78C" w14:textId="79BAE14B" w:rsidR="005E2AE8" w:rsidRDefault="005E2AE8" w:rsidP="005E2AE8">
      <w:pPr>
        <w:pStyle w:val="ListParagraph"/>
        <w:numPr>
          <w:ilvl w:val="0"/>
          <w:numId w:val="29"/>
        </w:numPr>
        <w:rPr>
          <w:ins w:id="945" w:author="rui guirrugo" w:date="2016-05-29T19:16:00Z"/>
        </w:rPr>
        <w:pPrChange w:id="946" w:author="rui guirrugo" w:date="2016-05-29T19:15:00Z">
          <w:pPr>
            <w:pStyle w:val="BodyText"/>
          </w:pPr>
        </w:pPrChange>
      </w:pPr>
      <w:ins w:id="947" w:author="rui guirrugo" w:date="2016-05-29T19:16:00Z">
        <w:r>
          <w:t xml:space="preserve">Livro de Conclusao </w:t>
        </w:r>
      </w:ins>
    </w:p>
    <w:p w14:paraId="1161E2D9" w14:textId="06939871" w:rsidR="005E2AE8" w:rsidRDefault="005E2AE8" w:rsidP="005E2AE8">
      <w:pPr>
        <w:pStyle w:val="ListParagraph"/>
        <w:numPr>
          <w:ilvl w:val="0"/>
          <w:numId w:val="29"/>
        </w:numPr>
        <w:rPr>
          <w:ins w:id="948" w:author="rui guirrugo" w:date="2016-05-29T19:17:00Z"/>
        </w:rPr>
        <w:pPrChange w:id="949" w:author="rui guirrugo" w:date="2016-05-29T19:15:00Z">
          <w:pPr>
            <w:pStyle w:val="BodyText"/>
          </w:pPr>
        </w:pPrChange>
      </w:pPr>
      <w:ins w:id="950" w:author="rui guirrugo" w:date="2016-05-29T19:17:00Z">
        <w:r>
          <w:t>Livro de Vista</w:t>
        </w:r>
      </w:ins>
    </w:p>
    <w:p w14:paraId="674BE131" w14:textId="2CBC03F2" w:rsidR="005E2AE8" w:rsidRDefault="005E2AE8" w:rsidP="005E2AE8">
      <w:pPr>
        <w:pStyle w:val="ListParagraph"/>
        <w:numPr>
          <w:ilvl w:val="0"/>
          <w:numId w:val="29"/>
        </w:numPr>
        <w:rPr>
          <w:ins w:id="951" w:author="rui guirrugo" w:date="2016-05-29T19:17:00Z"/>
        </w:rPr>
        <w:pPrChange w:id="952" w:author="rui guirrugo" w:date="2016-05-29T19:15:00Z">
          <w:pPr>
            <w:pStyle w:val="BodyText"/>
          </w:pPr>
        </w:pPrChange>
      </w:pPr>
      <w:ins w:id="953" w:author="rui guirrugo" w:date="2016-05-29T19:17:00Z">
        <w:r>
          <w:t>Livro de Assistente Social</w:t>
        </w:r>
      </w:ins>
    </w:p>
    <w:p w14:paraId="0AC131B3" w14:textId="75EF5C80" w:rsidR="005E2AE8" w:rsidRDefault="005E2AE8" w:rsidP="00444C49">
      <w:pPr>
        <w:pStyle w:val="ListParagraph"/>
        <w:numPr>
          <w:ilvl w:val="0"/>
          <w:numId w:val="29"/>
        </w:numPr>
        <w:rPr>
          <w:ins w:id="954" w:author="rui guirrugo" w:date="2016-05-29T19:38:00Z"/>
        </w:rPr>
        <w:pPrChange w:id="955" w:author="rui guirrugo" w:date="2016-05-29T19:24:00Z">
          <w:pPr>
            <w:pStyle w:val="BodyText"/>
          </w:pPr>
        </w:pPrChange>
      </w:pPr>
      <w:ins w:id="956" w:author="rui guirrugo" w:date="2016-05-29T19:17:00Z">
        <w:r>
          <w:t>Livro de Mantato</w:t>
        </w:r>
      </w:ins>
    </w:p>
    <w:p w14:paraId="7ABC9AB3" w14:textId="754FB0F6" w:rsidR="00861B0A" w:rsidRDefault="00861B0A" w:rsidP="00861B0A">
      <w:pPr>
        <w:rPr>
          <w:ins w:id="957" w:author="rui guirrugo" w:date="2016-05-29T19:38:00Z"/>
        </w:rPr>
        <w:pPrChange w:id="958" w:author="rui guirrugo" w:date="2016-05-29T19:38:00Z">
          <w:pPr>
            <w:pStyle w:val="BodyText"/>
          </w:pPr>
        </w:pPrChange>
      </w:pPr>
      <w:ins w:id="959" w:author="rui guirrugo" w:date="2016-05-29T19:38:00Z">
        <w:r>
          <w:rPr>
            <w:noProof/>
            <w:lang w:val="en-US"/>
          </w:rPr>
          <w:drawing>
            <wp:inline distT="0" distB="0" distL="0" distR="0" wp14:anchorId="25615D14" wp14:editId="333AB6B8">
              <wp:extent cx="5760720" cy="939800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939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44C4E2" w14:textId="5E08C991" w:rsidR="00861B0A" w:rsidRDefault="00861B0A" w:rsidP="00861B0A">
      <w:pPr>
        <w:rPr>
          <w:ins w:id="960" w:author="rui guirrugo" w:date="2016-05-29T19:39:00Z"/>
        </w:rPr>
        <w:pPrChange w:id="961" w:author="rui guirrugo" w:date="2016-05-29T19:38:00Z">
          <w:pPr>
            <w:pStyle w:val="BodyText"/>
          </w:pPr>
        </w:pPrChange>
      </w:pPr>
      <w:ins w:id="962" w:author="rui guirrugo" w:date="2016-05-29T19:38:00Z">
        <w:r>
          <w:t xml:space="preserve">Acima temos a tela de pesquisa, onde um dos objectivos do projecto </w:t>
        </w:r>
      </w:ins>
      <w:ins w:id="963" w:author="rui guirrugo" w:date="2016-05-29T19:39:00Z">
        <w:r>
          <w:t>é avaliado.</w:t>
        </w:r>
      </w:ins>
    </w:p>
    <w:p w14:paraId="1229A2A9" w14:textId="2E47FF3C" w:rsidR="00861B0A" w:rsidRDefault="00861B0A" w:rsidP="00861B0A">
      <w:pPr>
        <w:rPr>
          <w:ins w:id="964" w:author="rui guirrugo" w:date="2016-05-29T19:41:00Z"/>
        </w:rPr>
        <w:pPrChange w:id="965" w:author="rui guirrugo" w:date="2016-05-29T19:38:00Z">
          <w:pPr>
            <w:pStyle w:val="BodyText"/>
          </w:pPr>
        </w:pPrChange>
      </w:pPr>
      <w:ins w:id="966" w:author="rui guirrugo" w:date="2016-05-29T19:40:00Z">
        <w:r>
          <w:t>A pesquisa de detalhes referentes a um Processo judicial é feita nesta tela.</w:t>
        </w:r>
      </w:ins>
    </w:p>
    <w:p w14:paraId="1B1776E4" w14:textId="375268D3" w:rsidR="00861B0A" w:rsidRDefault="00861B0A" w:rsidP="00861B0A">
      <w:pPr>
        <w:rPr>
          <w:ins w:id="967" w:author="rui guirrugo" w:date="2016-05-29T19:40:00Z"/>
        </w:rPr>
        <w:pPrChange w:id="968" w:author="rui guirrugo" w:date="2016-05-29T19:38:00Z">
          <w:pPr>
            <w:pStyle w:val="BodyText"/>
          </w:pPr>
        </w:pPrChange>
      </w:pPr>
      <w:ins w:id="969" w:author="rui guirrugo" w:date="2016-05-29T19:41:00Z">
        <w:r>
          <w:t>Pesquisa por:</w:t>
        </w:r>
      </w:ins>
    </w:p>
    <w:p w14:paraId="0BE63A79" w14:textId="71356D67" w:rsidR="00861B0A" w:rsidRDefault="00861B0A" w:rsidP="00861B0A">
      <w:pPr>
        <w:pStyle w:val="ListParagraph"/>
        <w:numPr>
          <w:ilvl w:val="0"/>
          <w:numId w:val="31"/>
        </w:numPr>
        <w:rPr>
          <w:ins w:id="970" w:author="rui guirrugo" w:date="2016-05-29T19:41:00Z"/>
        </w:rPr>
        <w:pPrChange w:id="971" w:author="rui guirrugo" w:date="2016-05-29T19:40:00Z">
          <w:pPr>
            <w:pStyle w:val="BodyText"/>
          </w:pPr>
        </w:pPrChange>
      </w:pPr>
      <w:ins w:id="972" w:author="rui guirrugo" w:date="2016-05-29T19:41:00Z">
        <w:r>
          <w:t>Por numero de Processo</w:t>
        </w:r>
      </w:ins>
    </w:p>
    <w:p w14:paraId="29B3051A" w14:textId="3C00DA37" w:rsidR="00861B0A" w:rsidRDefault="00861B0A" w:rsidP="00861B0A">
      <w:pPr>
        <w:pStyle w:val="ListParagraph"/>
        <w:numPr>
          <w:ilvl w:val="0"/>
          <w:numId w:val="31"/>
        </w:numPr>
        <w:rPr>
          <w:ins w:id="973" w:author="rui guirrugo" w:date="2016-05-29T19:41:00Z"/>
        </w:rPr>
        <w:pPrChange w:id="974" w:author="rui guirrugo" w:date="2016-05-29T19:40:00Z">
          <w:pPr>
            <w:pStyle w:val="BodyText"/>
          </w:pPr>
        </w:pPrChange>
      </w:pPr>
      <w:ins w:id="975" w:author="rui guirrugo" w:date="2016-05-29T19:41:00Z">
        <w:r>
          <w:t>Pesquisa por Requerente</w:t>
        </w:r>
      </w:ins>
    </w:p>
    <w:p w14:paraId="063E9CE2" w14:textId="1609EBE6" w:rsidR="00861B0A" w:rsidRDefault="00861B0A" w:rsidP="00861B0A">
      <w:pPr>
        <w:pStyle w:val="ListParagraph"/>
        <w:numPr>
          <w:ilvl w:val="0"/>
          <w:numId w:val="31"/>
        </w:numPr>
        <w:rPr>
          <w:ins w:id="976" w:author="rui guirrugo" w:date="2016-05-29T19:42:00Z"/>
        </w:rPr>
        <w:pPrChange w:id="977" w:author="rui guirrugo" w:date="2016-05-29T19:40:00Z">
          <w:pPr>
            <w:pStyle w:val="BodyText"/>
          </w:pPr>
        </w:pPrChange>
      </w:pPr>
      <w:ins w:id="978" w:author="rui guirrugo" w:date="2016-05-29T19:41:00Z">
        <w:r>
          <w:t>Pesquisa por Requerido</w:t>
        </w:r>
      </w:ins>
    </w:p>
    <w:p w14:paraId="15AB8BD5" w14:textId="011E405B" w:rsidR="008365AB" w:rsidRDefault="008365AB" w:rsidP="00861B0A">
      <w:pPr>
        <w:pStyle w:val="ListParagraph"/>
        <w:numPr>
          <w:ilvl w:val="0"/>
          <w:numId w:val="31"/>
        </w:numPr>
        <w:rPr>
          <w:ins w:id="979" w:author="rui guirrugo" w:date="2016-05-29T19:30:00Z"/>
        </w:rPr>
        <w:pPrChange w:id="980" w:author="rui guirrugo" w:date="2016-05-29T19:40:00Z">
          <w:pPr>
            <w:pStyle w:val="BodyText"/>
          </w:pPr>
        </w:pPrChange>
      </w:pPr>
      <w:ins w:id="981" w:author="rui guirrugo" w:date="2016-05-29T19:42:00Z">
        <w:r>
          <w:t>Pesquisa por keywords</w:t>
        </w:r>
      </w:ins>
    </w:p>
    <w:p w14:paraId="694DF194" w14:textId="77777777" w:rsidR="008365AB" w:rsidRDefault="00444C49" w:rsidP="00444C49">
      <w:pPr>
        <w:rPr>
          <w:ins w:id="982" w:author="rui guirrugo" w:date="2016-05-29T19:47:00Z"/>
        </w:rPr>
        <w:pPrChange w:id="983" w:author="rui guirrugo" w:date="2016-05-29T19:30:00Z">
          <w:pPr>
            <w:pStyle w:val="BodyText"/>
          </w:pPr>
        </w:pPrChange>
      </w:pPr>
      <w:ins w:id="984" w:author="rui guirrugo" w:date="2016-05-29T19:30:00Z">
        <w:r>
          <w:rPr>
            <w:noProof/>
            <w:lang w:val="en-US"/>
          </w:rPr>
          <w:drawing>
            <wp:inline distT="0" distB="0" distL="0" distR="0" wp14:anchorId="45C40946" wp14:editId="032FFDA0">
              <wp:extent cx="5760720" cy="2356485"/>
              <wp:effectExtent l="0" t="0" r="0" b="5715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356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4EF2C3" w14:textId="64612368" w:rsidR="008365AB" w:rsidRDefault="008365AB" w:rsidP="00444C49">
      <w:pPr>
        <w:rPr>
          <w:ins w:id="985" w:author="rui guirrugo" w:date="2016-05-29T19:49:00Z"/>
        </w:rPr>
        <w:pPrChange w:id="986" w:author="rui guirrugo" w:date="2016-05-29T19:30:00Z">
          <w:pPr>
            <w:pStyle w:val="BodyText"/>
          </w:pPr>
        </w:pPrChange>
      </w:pPr>
      <w:ins w:id="987" w:author="rui guirrugo" w:date="2016-05-29T19:47:00Z">
        <w:r>
          <w:t>Na tela acima temos o ponto onde é feito o registo de correspondências assim, detalhando alguns aspectos como</w:t>
        </w:r>
      </w:ins>
      <w:ins w:id="988" w:author="rui guirrugo" w:date="2016-05-29T19:49:00Z">
        <w:r>
          <w:t>:</w:t>
        </w:r>
      </w:ins>
    </w:p>
    <w:p w14:paraId="7D983C32" w14:textId="76FEAC6D" w:rsidR="008365AB" w:rsidRDefault="006E0D74" w:rsidP="006E0D74">
      <w:pPr>
        <w:pStyle w:val="ListParagraph"/>
        <w:numPr>
          <w:ilvl w:val="0"/>
          <w:numId w:val="32"/>
        </w:numPr>
        <w:rPr>
          <w:ins w:id="989" w:author="rui guirrugo" w:date="2016-05-29T19:50:00Z"/>
        </w:rPr>
        <w:pPrChange w:id="990" w:author="rui guirrugo" w:date="2016-05-29T19:50:00Z">
          <w:pPr>
            <w:pStyle w:val="BodyText"/>
          </w:pPr>
        </w:pPrChange>
      </w:pPr>
      <w:ins w:id="991" w:author="rui guirrugo" w:date="2016-05-29T19:50:00Z">
        <w:r>
          <w:t>Nome do proveniente da Correspondencia</w:t>
        </w:r>
      </w:ins>
    </w:p>
    <w:p w14:paraId="2329D014" w14:textId="7BC6E6BD" w:rsidR="006E0D74" w:rsidRDefault="006E0D74" w:rsidP="006E0D74">
      <w:pPr>
        <w:pStyle w:val="ListParagraph"/>
        <w:numPr>
          <w:ilvl w:val="0"/>
          <w:numId w:val="32"/>
        </w:numPr>
        <w:rPr>
          <w:ins w:id="992" w:author="rui guirrugo" w:date="2016-05-29T19:50:00Z"/>
        </w:rPr>
        <w:pPrChange w:id="993" w:author="rui guirrugo" w:date="2016-05-29T19:50:00Z">
          <w:pPr>
            <w:pStyle w:val="BodyText"/>
          </w:pPr>
        </w:pPrChange>
      </w:pPr>
      <w:ins w:id="994" w:author="rui guirrugo" w:date="2016-05-29T19:50:00Z">
        <w:r>
          <w:t>Nome do requerente</w:t>
        </w:r>
      </w:ins>
    </w:p>
    <w:p w14:paraId="188EDB19" w14:textId="47DC819C" w:rsidR="006E0D74" w:rsidRDefault="006E0D74" w:rsidP="006E0D74">
      <w:pPr>
        <w:pStyle w:val="ListParagraph"/>
        <w:numPr>
          <w:ilvl w:val="0"/>
          <w:numId w:val="32"/>
        </w:numPr>
        <w:rPr>
          <w:ins w:id="995" w:author="rui guirrugo" w:date="2016-05-29T19:50:00Z"/>
        </w:rPr>
        <w:pPrChange w:id="996" w:author="rui guirrugo" w:date="2016-05-29T19:50:00Z">
          <w:pPr>
            <w:pStyle w:val="BodyText"/>
          </w:pPr>
        </w:pPrChange>
      </w:pPr>
      <w:ins w:id="997" w:author="rui guirrugo" w:date="2016-05-29T19:50:00Z">
        <w:r>
          <w:t>Nome do requerido</w:t>
        </w:r>
      </w:ins>
    </w:p>
    <w:p w14:paraId="71651795" w14:textId="06F37870" w:rsidR="006E0D74" w:rsidRDefault="006E0D74" w:rsidP="006E0D74">
      <w:pPr>
        <w:pStyle w:val="ListParagraph"/>
        <w:numPr>
          <w:ilvl w:val="0"/>
          <w:numId w:val="32"/>
        </w:numPr>
        <w:rPr>
          <w:ins w:id="998" w:author="rui guirrugo" w:date="2016-05-29T19:47:00Z"/>
        </w:rPr>
        <w:pPrChange w:id="999" w:author="rui guirrugo" w:date="2016-05-29T19:50:00Z">
          <w:pPr>
            <w:pStyle w:val="BodyText"/>
          </w:pPr>
        </w:pPrChange>
      </w:pPr>
      <w:ins w:id="1000" w:author="rui guirrugo" w:date="2016-05-29T19:51:00Z">
        <w:r>
          <w:t>E Resumo do documento</w:t>
        </w:r>
      </w:ins>
    </w:p>
    <w:p w14:paraId="6E02A093" w14:textId="2E49A625" w:rsidR="00444C49" w:rsidRDefault="00861B0A" w:rsidP="00444C49">
      <w:pPr>
        <w:rPr>
          <w:ins w:id="1001" w:author="rui guirrugo" w:date="2016-05-29T19:59:00Z"/>
        </w:rPr>
        <w:pPrChange w:id="1002" w:author="rui guirrugo" w:date="2016-05-29T19:30:00Z">
          <w:pPr>
            <w:pStyle w:val="BodyText"/>
          </w:pPr>
        </w:pPrChange>
      </w:pPr>
      <w:ins w:id="1003" w:author="rui guirrugo" w:date="2016-05-29T19:32:00Z">
        <w:r>
          <w:rPr>
            <w:noProof/>
            <w:lang w:val="en-US"/>
          </w:rPr>
          <w:drawing>
            <wp:inline distT="0" distB="0" distL="0" distR="0" wp14:anchorId="641BBF6C" wp14:editId="1E14F67B">
              <wp:extent cx="5760720" cy="2357120"/>
              <wp:effectExtent l="0" t="0" r="0" b="508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357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77AA36" w14:textId="20B55A76" w:rsidR="00AD7435" w:rsidRDefault="00AD7435" w:rsidP="00444C49">
      <w:pPr>
        <w:rPr>
          <w:ins w:id="1004" w:author="rui guirrugo" w:date="2016-05-29T20:01:00Z"/>
        </w:rPr>
        <w:pPrChange w:id="1005" w:author="rui guirrugo" w:date="2016-05-29T19:30:00Z">
          <w:pPr>
            <w:pStyle w:val="BodyText"/>
          </w:pPr>
        </w:pPrChange>
      </w:pPr>
      <w:ins w:id="1006" w:author="rui guirrugo" w:date="2016-05-29T20:00:00Z">
        <w:r>
          <w:t>Na tela acima temos a tela de detalhes do processo, aqui são resistados tod</w:t>
        </w:r>
      </w:ins>
      <w:ins w:id="1007" w:author="rui guirrugo" w:date="2016-05-29T20:01:00Z">
        <w:r>
          <w:t>as as accoes impostas sobre um processo Judicial.</w:t>
        </w:r>
      </w:ins>
    </w:p>
    <w:p w14:paraId="685C17B6" w14:textId="1CD2BDF4" w:rsidR="00AD7435" w:rsidRDefault="00AD7435" w:rsidP="00AD7435">
      <w:pPr>
        <w:pStyle w:val="ListParagraph"/>
        <w:numPr>
          <w:ilvl w:val="0"/>
          <w:numId w:val="33"/>
        </w:numPr>
        <w:rPr>
          <w:ins w:id="1008" w:author="rui guirrugo" w:date="2016-05-29T20:01:00Z"/>
        </w:rPr>
        <w:pPrChange w:id="1009" w:author="rui guirrugo" w:date="2016-05-29T20:01:00Z">
          <w:pPr>
            <w:pStyle w:val="BodyText"/>
          </w:pPr>
        </w:pPrChange>
      </w:pPr>
      <w:ins w:id="1010" w:author="rui guirrugo" w:date="2016-05-29T20:01:00Z">
        <w:r>
          <w:t>Detalhes iniciais</w:t>
        </w:r>
      </w:ins>
    </w:p>
    <w:p w14:paraId="5BCE0DA0" w14:textId="54BC66DD" w:rsidR="00AD7435" w:rsidRDefault="00AD7435" w:rsidP="00AD7435">
      <w:pPr>
        <w:pStyle w:val="ListParagraph"/>
        <w:numPr>
          <w:ilvl w:val="0"/>
          <w:numId w:val="33"/>
        </w:numPr>
        <w:rPr>
          <w:ins w:id="1011" w:author="rui guirrugo" w:date="2016-05-29T20:01:00Z"/>
        </w:rPr>
        <w:pPrChange w:id="1012" w:author="rui guirrugo" w:date="2016-05-29T20:01:00Z">
          <w:pPr>
            <w:pStyle w:val="BodyText"/>
          </w:pPr>
        </w:pPrChange>
      </w:pPr>
      <w:ins w:id="1013" w:author="rui guirrugo" w:date="2016-05-29T20:01:00Z">
        <w:r>
          <w:t>Data de despacho</w:t>
        </w:r>
      </w:ins>
    </w:p>
    <w:p w14:paraId="5AC2FCD5" w14:textId="7EA17E98" w:rsidR="00AD7435" w:rsidRDefault="00AD7435" w:rsidP="00AD7435">
      <w:pPr>
        <w:pStyle w:val="ListParagraph"/>
        <w:numPr>
          <w:ilvl w:val="0"/>
          <w:numId w:val="33"/>
        </w:numPr>
        <w:rPr>
          <w:ins w:id="1014" w:author="rui guirrugo" w:date="2016-05-29T20:02:00Z"/>
        </w:rPr>
        <w:pPrChange w:id="1015" w:author="rui guirrugo" w:date="2016-05-29T20:01:00Z">
          <w:pPr>
            <w:pStyle w:val="BodyText"/>
          </w:pPr>
        </w:pPrChange>
      </w:pPr>
      <w:ins w:id="1016" w:author="rui guirrugo" w:date="2016-05-29T20:02:00Z">
        <w:r>
          <w:t>Fase de despacho</w:t>
        </w:r>
      </w:ins>
    </w:p>
    <w:p w14:paraId="14827F0A" w14:textId="1829BBF8" w:rsidR="00AD7435" w:rsidRDefault="0059332B" w:rsidP="00AD7435">
      <w:pPr>
        <w:pStyle w:val="ListParagraph"/>
        <w:numPr>
          <w:ilvl w:val="0"/>
          <w:numId w:val="33"/>
        </w:numPr>
        <w:rPr>
          <w:ins w:id="1017" w:author="rui guirrugo" w:date="2016-05-29T19:30:00Z"/>
        </w:rPr>
        <w:pPrChange w:id="1018" w:author="rui guirrugo" w:date="2016-05-29T20:01:00Z">
          <w:pPr>
            <w:pStyle w:val="BodyText"/>
          </w:pPr>
        </w:pPrChange>
      </w:pPr>
      <w:ins w:id="1019" w:author="rui guirrugo" w:date="2016-05-29T20:02:00Z">
        <w:r>
          <w:t>Autor de ultimo despacho</w:t>
        </w:r>
      </w:ins>
    </w:p>
    <w:p w14:paraId="0AA8C01B" w14:textId="67803FB2" w:rsidR="00444C49" w:rsidRDefault="00444C49" w:rsidP="00444C49">
      <w:pPr>
        <w:rPr>
          <w:ins w:id="1020" w:author="rui guirrugo" w:date="2016-05-29T20:02:00Z"/>
        </w:rPr>
        <w:pPrChange w:id="1021" w:author="rui guirrugo" w:date="2016-05-29T19:30:00Z">
          <w:pPr>
            <w:pStyle w:val="BodyText"/>
          </w:pPr>
        </w:pPrChange>
      </w:pPr>
      <w:ins w:id="1022" w:author="rui guirrugo" w:date="2016-05-29T19:30:00Z">
        <w:r>
          <w:rPr>
            <w:noProof/>
            <w:lang w:val="en-US"/>
          </w:rPr>
          <w:drawing>
            <wp:inline distT="0" distB="0" distL="0" distR="0" wp14:anchorId="215DA2CC" wp14:editId="3D0590E3">
              <wp:extent cx="5760720" cy="2458720"/>
              <wp:effectExtent l="0" t="0" r="0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458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F05A21" w14:textId="250E0549" w:rsidR="0059332B" w:rsidRDefault="0059332B" w:rsidP="00444C49">
      <w:pPr>
        <w:rPr>
          <w:ins w:id="1023" w:author="rui guirrugo" w:date="2016-05-29T20:02:00Z"/>
        </w:rPr>
        <w:pPrChange w:id="1024" w:author="rui guirrugo" w:date="2016-05-29T19:30:00Z">
          <w:pPr>
            <w:pStyle w:val="BodyText"/>
          </w:pPr>
        </w:pPrChange>
      </w:pPr>
      <w:ins w:id="1025" w:author="rui guirrugo" w:date="2016-05-29T20:06:00Z">
        <w:r>
          <w:t>Na tela assim temos o registro de todas as entradas/ correspondecias feitas no Tribunal dos Menores</w:t>
        </w:r>
      </w:ins>
      <w:ins w:id="1026" w:author="rui guirrugo" w:date="2016-05-29T20:07:00Z">
        <w:r>
          <w:t>. O</w:t>
        </w:r>
      </w:ins>
      <w:ins w:id="1027" w:author="rui guirrugo" w:date="2016-05-29T22:21:00Z">
        <w:r w:rsidR="00C77637">
          <w:t xml:space="preserve"> </w:t>
        </w:r>
      </w:ins>
      <w:bookmarkStart w:id="1028" w:name="_GoBack"/>
      <w:bookmarkEnd w:id="1028"/>
      <w:ins w:id="1029" w:author="rui guirrugo" w:date="2016-05-29T20:07:00Z">
        <w:r>
          <w:t xml:space="preserve">registros de todos os documentos remetidos </w:t>
        </w:r>
      </w:ins>
      <w:ins w:id="1030" w:author="rui guirrugo" w:date="2016-05-29T20:08:00Z">
        <w:r>
          <w:t>é feita em um log auxiliar para melhorar o controle.</w:t>
        </w:r>
      </w:ins>
    </w:p>
    <w:p w14:paraId="4C3C6B74" w14:textId="41A415F1" w:rsidR="0059332B" w:rsidRDefault="0059332B" w:rsidP="00444C49">
      <w:pPr>
        <w:rPr>
          <w:ins w:id="1031" w:author="rui guirrugo" w:date="2016-05-29T20:02:00Z"/>
        </w:rPr>
        <w:pPrChange w:id="1032" w:author="rui guirrugo" w:date="2016-05-29T19:30:00Z">
          <w:pPr>
            <w:pStyle w:val="BodyText"/>
          </w:pPr>
        </w:pPrChange>
      </w:pPr>
    </w:p>
    <w:p w14:paraId="4EEA8788" w14:textId="77777777" w:rsidR="0059332B" w:rsidRDefault="0059332B" w:rsidP="00444C49">
      <w:pPr>
        <w:rPr>
          <w:ins w:id="1033" w:author="rui guirrugo" w:date="2016-05-29T19:24:00Z"/>
        </w:rPr>
        <w:pPrChange w:id="1034" w:author="rui guirrugo" w:date="2016-05-29T19:30:00Z">
          <w:pPr>
            <w:pStyle w:val="BodyText"/>
          </w:pPr>
        </w:pPrChange>
      </w:pPr>
    </w:p>
    <w:p w14:paraId="463EC1F9" w14:textId="1E18A719" w:rsidR="0059332B" w:rsidRDefault="00444C49" w:rsidP="00444C49">
      <w:pPr>
        <w:rPr>
          <w:ins w:id="1035" w:author="rui guirrugo" w:date="2016-05-29T20:03:00Z"/>
        </w:rPr>
      </w:pPr>
      <w:ins w:id="1036" w:author="rui guirrugo" w:date="2016-05-29T19:25:00Z">
        <w:r>
          <w:rPr>
            <w:noProof/>
            <w:lang w:val="en-US"/>
          </w:rPr>
          <w:drawing>
            <wp:inline distT="0" distB="0" distL="0" distR="0" wp14:anchorId="33969465" wp14:editId="32C7B42B">
              <wp:extent cx="5646420" cy="2848610"/>
              <wp:effectExtent l="0" t="0" r="0" b="889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6420" cy="28486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956856" w14:textId="0FE28BFE" w:rsidR="0059332B" w:rsidRDefault="0059332B" w:rsidP="0059332B">
      <w:pPr>
        <w:rPr>
          <w:ins w:id="1037" w:author="rui guirrugo" w:date="2016-05-29T20:03:00Z"/>
        </w:rPr>
      </w:pPr>
    </w:p>
    <w:p w14:paraId="01213B56" w14:textId="503D4967" w:rsidR="00444C49" w:rsidRPr="0059332B" w:rsidRDefault="0059332B" w:rsidP="0059332B">
      <w:pPr>
        <w:rPr>
          <w:ins w:id="1038" w:author="rui guirrugo" w:date="2016-05-29T19:21:00Z"/>
          <w:rPrChange w:id="1039" w:author="rui guirrugo" w:date="2016-05-29T20:03:00Z">
            <w:rPr>
              <w:ins w:id="1040" w:author="rui guirrugo" w:date="2016-05-29T19:21:00Z"/>
            </w:rPr>
          </w:rPrChange>
        </w:rPr>
        <w:pPrChange w:id="1041" w:author="rui guirrugo" w:date="2016-05-29T20:03:00Z">
          <w:pPr>
            <w:pStyle w:val="BodyText"/>
          </w:pPr>
        </w:pPrChange>
      </w:pPr>
      <w:ins w:id="1042" w:author="rui guirrugo" w:date="2016-05-29T20:03:00Z">
        <w:r>
          <w:t>Na tela assim temos A listagem de todos os processo</w:t>
        </w:r>
      </w:ins>
      <w:ins w:id="1043" w:author="rui guirrugo" w:date="2016-05-29T20:12:00Z">
        <w:r w:rsidR="00966A98">
          <w:t xml:space="preserve"> Judiciais registrados no sistema</w:t>
        </w:r>
      </w:ins>
      <w:ins w:id="1044" w:author="rui guirrugo" w:date="2016-05-29T20:03:00Z">
        <w:r>
          <w:t xml:space="preserve">, e uma </w:t>
        </w:r>
      </w:ins>
      <w:ins w:id="1045" w:author="rui guirrugo" w:date="2016-05-29T20:05:00Z">
        <w:r>
          <w:t>secção</w:t>
        </w:r>
      </w:ins>
      <w:ins w:id="1046" w:author="rui guirrugo" w:date="2016-05-29T20:03:00Z">
        <w:r>
          <w:t xml:space="preserve"> </w:t>
        </w:r>
      </w:ins>
      <w:ins w:id="1047" w:author="rui guirrugo" w:date="2016-05-29T20:05:00Z">
        <w:r>
          <w:t>de pesquisa</w:t>
        </w:r>
      </w:ins>
      <w:ins w:id="1048" w:author="rui guirrugo" w:date="2016-05-29T20:12:00Z">
        <w:r w:rsidR="00966A98">
          <w:t>.</w:t>
        </w:r>
      </w:ins>
    </w:p>
    <w:p w14:paraId="7081F7CF" w14:textId="1BA37AD1" w:rsidR="00966A98" w:rsidRDefault="00AD7435" w:rsidP="00D14C67">
      <w:pPr>
        <w:rPr>
          <w:ins w:id="1049" w:author="rui guirrugo" w:date="2016-05-29T20:15:00Z"/>
        </w:rPr>
        <w:pPrChange w:id="1050" w:author="rui guirrugo" w:date="2016-05-29T18:57:00Z">
          <w:pPr>
            <w:pStyle w:val="BodyText"/>
          </w:pPr>
        </w:pPrChange>
      </w:pPr>
      <w:ins w:id="1051" w:author="rui guirrugo" w:date="2016-05-29T19:58:00Z">
        <w:r>
          <w:rPr>
            <w:noProof/>
            <w:lang w:val="en-US"/>
          </w:rPr>
          <w:drawing>
            <wp:inline distT="0" distB="0" distL="0" distR="0" wp14:anchorId="41CCE871" wp14:editId="51E291F0">
              <wp:extent cx="5753100" cy="2476500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476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A989165" w14:textId="77777777" w:rsidR="00966A98" w:rsidRDefault="00966A98" w:rsidP="00D14C67">
      <w:pPr>
        <w:rPr>
          <w:ins w:id="1052" w:author="rui guirrugo" w:date="2016-05-29T20:16:00Z"/>
        </w:rPr>
        <w:pPrChange w:id="1053" w:author="rui guirrugo" w:date="2016-05-29T18:57:00Z">
          <w:pPr>
            <w:pStyle w:val="BodyText"/>
          </w:pPr>
        </w:pPrChange>
      </w:pPr>
      <w:ins w:id="1054" w:author="rui guirrugo" w:date="2016-05-29T20:15:00Z">
        <w:r>
          <w:t>Acima temos a Tela de distribuição, para diferentes entidades a distribuição é feita de acordo com a entidade e o respectivo caso de uso.</w:t>
        </w:r>
      </w:ins>
    </w:p>
    <w:p w14:paraId="459EC157" w14:textId="77777777" w:rsidR="00966A98" w:rsidRDefault="00966A98" w:rsidP="00966A98">
      <w:pPr>
        <w:pStyle w:val="ListParagraph"/>
        <w:rPr>
          <w:ins w:id="1055" w:author="rui guirrugo" w:date="2016-05-29T20:17:00Z"/>
        </w:rPr>
        <w:pPrChange w:id="1056" w:author="rui guirrugo" w:date="2016-05-29T20:16:00Z">
          <w:pPr>
            <w:pStyle w:val="BodyText"/>
          </w:pPr>
        </w:pPrChange>
      </w:pPr>
      <w:ins w:id="1057" w:author="rui guirrugo" w:date="2016-05-29T20:16:00Z">
        <w:r w:rsidRPr="00966A98">
          <w:rPr>
            <w:b/>
            <w:rPrChange w:id="1058" w:author="rui guirrugo" w:date="2016-05-29T20:18:00Z">
              <w:rPr/>
            </w:rPrChange>
          </w:rPr>
          <w:t>Juiz</w:t>
        </w:r>
        <w:r>
          <w:t xml:space="preserve">- </w:t>
        </w:r>
      </w:ins>
      <w:ins w:id="1059" w:author="rui guirrugo" w:date="2016-05-29T20:17:00Z">
        <w:r>
          <w:t>distribuição</w:t>
        </w:r>
      </w:ins>
      <w:ins w:id="1060" w:author="rui guirrugo" w:date="2016-05-29T20:16:00Z">
        <w:r>
          <w:t xml:space="preserve"> </w:t>
        </w:r>
      </w:ins>
      <w:ins w:id="1061" w:author="rui guirrugo" w:date="2016-05-29T20:17:00Z">
        <w:r>
          <w:t>de petições a Seccoes</w:t>
        </w:r>
      </w:ins>
    </w:p>
    <w:p w14:paraId="7EC9EB37" w14:textId="77777777" w:rsidR="00966A98" w:rsidRDefault="00966A98" w:rsidP="00966A98">
      <w:pPr>
        <w:pStyle w:val="ListParagraph"/>
        <w:rPr>
          <w:ins w:id="1062" w:author="rui guirrugo" w:date="2016-05-29T20:17:00Z"/>
        </w:rPr>
        <w:pPrChange w:id="1063" w:author="rui guirrugo" w:date="2016-05-29T20:16:00Z">
          <w:pPr>
            <w:pStyle w:val="BodyText"/>
          </w:pPr>
        </w:pPrChange>
      </w:pPr>
      <w:ins w:id="1064" w:author="rui guirrugo" w:date="2016-05-29T20:17:00Z">
        <w:r w:rsidRPr="00966A98">
          <w:rPr>
            <w:b/>
            <w:rPrChange w:id="1065" w:author="rui guirrugo" w:date="2016-05-29T20:18:00Z">
              <w:rPr/>
            </w:rPrChange>
          </w:rPr>
          <w:t>Escrivao</w:t>
        </w:r>
        <w:r>
          <w:t>- distribuição de Processos autuados aos respectivos Ajudantes Escrivoes.</w:t>
        </w:r>
      </w:ins>
    </w:p>
    <w:p w14:paraId="6364013B" w14:textId="5DF899EC" w:rsidR="00966A98" w:rsidRDefault="00966A98" w:rsidP="00E86BDC">
      <w:pPr>
        <w:pStyle w:val="ListParagraph"/>
        <w:rPr>
          <w:ins w:id="1066" w:author="rui guirrugo" w:date="2016-05-29T20:53:00Z"/>
        </w:rPr>
        <w:pPrChange w:id="1067" w:author="rui guirrugo" w:date="2016-05-29T20:53:00Z">
          <w:pPr>
            <w:pStyle w:val="BodyText"/>
          </w:pPr>
        </w:pPrChange>
      </w:pPr>
      <w:ins w:id="1068" w:author="rui guirrugo" w:date="2016-05-29T20:18:00Z">
        <w:r w:rsidRPr="00966A98">
          <w:rPr>
            <w:b/>
            <w:rPrChange w:id="1069" w:author="rui guirrugo" w:date="2016-05-29T20:19:00Z">
              <w:rPr/>
            </w:rPrChange>
          </w:rPr>
          <w:t>Assistente Social</w:t>
        </w:r>
        <w:r>
          <w:t>- Processos recebidos e processos devolvidos</w:t>
        </w:r>
      </w:ins>
    </w:p>
    <w:p w14:paraId="2535E0F5" w14:textId="77777777" w:rsidR="00E86BDC" w:rsidRDefault="00E86BDC" w:rsidP="00E86BDC">
      <w:pPr>
        <w:pStyle w:val="ListParagraph"/>
        <w:rPr>
          <w:ins w:id="1070" w:author="rui guirrugo" w:date="2016-05-29T20:20:00Z"/>
        </w:rPr>
        <w:pPrChange w:id="1071" w:author="rui guirrugo" w:date="2016-05-29T20:53:00Z">
          <w:pPr>
            <w:pStyle w:val="BodyText"/>
          </w:pPr>
        </w:pPrChange>
      </w:pPr>
    </w:p>
    <w:p w14:paraId="1752DCE5" w14:textId="77777777" w:rsidR="00966A98" w:rsidRDefault="00966A98" w:rsidP="00E86BDC">
      <w:pPr>
        <w:pStyle w:val="Heading4"/>
        <w:spacing w:line="360" w:lineRule="auto"/>
        <w:rPr>
          <w:ins w:id="1072" w:author="rui guirrugo" w:date="2016-05-29T20:20:00Z"/>
        </w:rPr>
        <w:pPrChange w:id="1073" w:author="rui guirrugo" w:date="2016-05-29T20:53:00Z">
          <w:pPr>
            <w:pStyle w:val="BodyText"/>
          </w:pPr>
        </w:pPrChange>
      </w:pPr>
      <w:ins w:id="1074" w:author="rui guirrugo" w:date="2016-05-29T20:20:00Z">
        <w:r>
          <w:t>Custo</w:t>
        </w:r>
      </w:ins>
    </w:p>
    <w:tbl>
      <w:tblPr>
        <w:tblpPr w:leftFromText="180" w:rightFromText="180" w:vertAnchor="text" w:horzAnchor="margin" w:tblpY="2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1075" w:author="rui guirrugo" w:date="2016-05-29T20:53:00Z">
          <w:tblPr>
            <w:tblpPr w:leftFromText="180" w:rightFromText="180" w:vertAnchor="text" w:horzAnchor="margin" w:tblpY="291"/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</w:tblPrChange>
      </w:tblPr>
      <w:tblGrid>
        <w:gridCol w:w="1524"/>
        <w:gridCol w:w="1216"/>
        <w:gridCol w:w="1434"/>
        <w:gridCol w:w="1961"/>
        <w:gridCol w:w="1287"/>
        <w:gridCol w:w="1640"/>
        <w:tblGridChange w:id="1076">
          <w:tblGrid>
            <w:gridCol w:w="1524"/>
            <w:gridCol w:w="6"/>
            <w:gridCol w:w="1210"/>
            <w:gridCol w:w="284"/>
            <w:gridCol w:w="1150"/>
            <w:gridCol w:w="1961"/>
            <w:gridCol w:w="1272"/>
            <w:gridCol w:w="15"/>
            <w:gridCol w:w="1640"/>
          </w:tblGrid>
        </w:tblGridChange>
      </w:tblGrid>
      <w:tr w:rsidR="00E86BDC" w:rsidRPr="00C85F52" w14:paraId="69AB3BAD" w14:textId="77777777" w:rsidTr="00E86BDC">
        <w:trPr>
          <w:trHeight w:val="681"/>
          <w:ins w:id="1077" w:author="rui guirrugo" w:date="2016-05-29T20:53:00Z"/>
          <w:trPrChange w:id="1078" w:author="rui guirrugo" w:date="2016-05-29T20:53:00Z">
            <w:trPr>
              <w:trHeight w:val="681"/>
            </w:trPr>
          </w:trPrChange>
        </w:trPr>
        <w:tc>
          <w:tcPr>
            <w:tcW w:w="1530" w:type="dxa"/>
            <w:vMerge w:val="restart"/>
            <w:tcPrChange w:id="1079" w:author="rui guirrugo" w:date="2016-05-29T20:53:00Z">
              <w:tcPr>
                <w:tcW w:w="1544" w:type="dxa"/>
                <w:gridSpan w:val="2"/>
                <w:vMerge w:val="restart"/>
              </w:tcPr>
            </w:tcPrChange>
          </w:tcPr>
          <w:p w14:paraId="28F73957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080" w:author="rui guirrugo" w:date="2016-05-29T20:53:00Z"/>
                <w:rFonts w:ascii="Times New Roman" w:hAnsi="Times New Roman" w:cs="Times New Roman"/>
                <w:sz w:val="20"/>
                <w:szCs w:val="24"/>
                <w:rPrChange w:id="1081" w:author="rui guirrugo" w:date="2016-05-29T20:55:00Z">
                  <w:rPr>
                    <w:ins w:id="1082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083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084" w:author="rui guirrugo" w:date="2016-05-29T20:53:00Z">
              <w:r w:rsidRPr="00E86BDC">
                <w:rPr>
                  <w:rFonts w:ascii="Times New Roman" w:hAnsi="Times New Roman" w:cs="Times New Roman"/>
                  <w:sz w:val="20"/>
                  <w:szCs w:val="24"/>
                  <w:rPrChange w:id="1085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Actividade</w:t>
              </w:r>
            </w:ins>
          </w:p>
        </w:tc>
        <w:tc>
          <w:tcPr>
            <w:tcW w:w="1165" w:type="dxa"/>
            <w:vMerge w:val="restart"/>
            <w:tcPrChange w:id="1086" w:author="rui guirrugo" w:date="2016-05-29T20:53:00Z">
              <w:tcPr>
                <w:tcW w:w="1536" w:type="dxa"/>
                <w:gridSpan w:val="2"/>
                <w:vMerge w:val="restart"/>
              </w:tcPr>
            </w:tcPrChange>
          </w:tcPr>
          <w:p w14:paraId="2F5F862A" w14:textId="77777777" w:rsidR="00E86BDC" w:rsidRPr="00C85F52" w:rsidRDefault="00E86BDC" w:rsidP="00E86BDC">
            <w:pPr>
              <w:pStyle w:val="BodyText"/>
              <w:spacing w:line="360" w:lineRule="auto"/>
              <w:rPr>
                <w:ins w:id="1087" w:author="rui guirrugo" w:date="2016-05-29T20:53:00Z"/>
                <w:rFonts w:ascii="Times New Roman" w:hAnsi="Times New Roman"/>
                <w:bCs/>
              </w:rPr>
            </w:pPr>
            <w:ins w:id="1088" w:author="rui guirrugo" w:date="2016-05-29T20:53:00Z">
              <w:r w:rsidRPr="00C85F52">
                <w:rPr>
                  <w:rFonts w:ascii="Times New Roman" w:hAnsi="Times New Roman"/>
                  <w:bCs/>
                </w:rPr>
                <w:t xml:space="preserve">Tempo </w:t>
              </w:r>
              <w:r w:rsidRPr="00C85F52">
                <w:rPr>
                  <w:rFonts w:ascii="Times New Roman" w:hAnsi="Times New Roman"/>
                  <w:bCs/>
                  <w:sz w:val="20"/>
                  <w:szCs w:val="20"/>
                </w:rPr>
                <w:t>(Hr/homem) [A]</w:t>
              </w:r>
            </w:ins>
          </w:p>
        </w:tc>
        <w:tc>
          <w:tcPr>
            <w:tcW w:w="4712" w:type="dxa"/>
            <w:gridSpan w:val="3"/>
            <w:tcPrChange w:id="1089" w:author="rui guirrugo" w:date="2016-05-29T20:53:00Z">
              <w:tcPr>
                <w:tcW w:w="4444" w:type="dxa"/>
                <w:gridSpan w:val="3"/>
              </w:tcPr>
            </w:tcPrChange>
          </w:tcPr>
          <w:p w14:paraId="7EAABEA3" w14:textId="77777777" w:rsidR="00E86BDC" w:rsidRPr="00C85F52" w:rsidRDefault="00E86BDC" w:rsidP="00E86BDC">
            <w:pPr>
              <w:pStyle w:val="BodyText"/>
              <w:spacing w:line="360" w:lineRule="auto"/>
              <w:jc w:val="center"/>
              <w:rPr>
                <w:ins w:id="1090" w:author="rui guirrugo" w:date="2016-05-29T20:53:00Z"/>
                <w:rFonts w:ascii="Times New Roman" w:hAnsi="Times New Roman"/>
                <w:bCs/>
              </w:rPr>
            </w:pPr>
            <w:ins w:id="1091" w:author="rui guirrugo" w:date="2016-05-29T20:53:00Z">
              <w:r w:rsidRPr="00C85F52">
                <w:rPr>
                  <w:rFonts w:ascii="Times New Roman" w:hAnsi="Times New Roman"/>
                  <w:bCs/>
                </w:rPr>
                <w:t>Recursos [B]</w:t>
              </w:r>
            </w:ins>
          </w:p>
        </w:tc>
        <w:tc>
          <w:tcPr>
            <w:tcW w:w="1655" w:type="dxa"/>
            <w:vMerge w:val="restart"/>
            <w:tcPrChange w:id="1092" w:author="rui guirrugo" w:date="2016-05-29T20:53:00Z">
              <w:tcPr>
                <w:tcW w:w="1764" w:type="dxa"/>
                <w:gridSpan w:val="2"/>
                <w:vMerge w:val="restart"/>
              </w:tcPr>
            </w:tcPrChange>
          </w:tcPr>
          <w:p w14:paraId="77607B0F" w14:textId="77777777" w:rsidR="00E86BDC" w:rsidRPr="00C85F52" w:rsidRDefault="00E86BDC" w:rsidP="00E86BDC">
            <w:pPr>
              <w:pStyle w:val="BodyText"/>
              <w:spacing w:line="360" w:lineRule="auto"/>
              <w:rPr>
                <w:ins w:id="1093" w:author="rui guirrugo" w:date="2016-05-29T20:53:00Z"/>
                <w:rFonts w:ascii="Times New Roman" w:hAnsi="Times New Roman"/>
                <w:bCs/>
              </w:rPr>
            </w:pPr>
            <w:ins w:id="1094" w:author="rui guirrugo" w:date="2016-05-29T20:53:00Z">
              <w:r w:rsidRPr="00C85F52">
                <w:rPr>
                  <w:rFonts w:ascii="Times New Roman" w:hAnsi="Times New Roman"/>
                  <w:bCs/>
                </w:rPr>
                <w:t>Custo = A + B</w:t>
              </w:r>
            </w:ins>
          </w:p>
          <w:p w14:paraId="4B5DD46D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095" w:author="rui guirrugo" w:date="2016-05-29T20:53:00Z"/>
                <w:rFonts w:ascii="Times New Roman" w:hAnsi="Times New Roman" w:cs="Times New Roman"/>
                <w:szCs w:val="24"/>
              </w:rPr>
            </w:pPr>
          </w:p>
        </w:tc>
      </w:tr>
      <w:tr w:rsidR="00E86BDC" w:rsidRPr="00E86BDC" w14:paraId="42974336" w14:textId="77777777" w:rsidTr="00E86BDC">
        <w:trPr>
          <w:trHeight w:val="737"/>
          <w:ins w:id="1096" w:author="rui guirrugo" w:date="2016-05-29T20:53:00Z"/>
          <w:trPrChange w:id="1097" w:author="rui guirrugo" w:date="2016-05-29T20:57:00Z">
            <w:trPr>
              <w:trHeight w:val="503"/>
            </w:trPr>
          </w:trPrChange>
        </w:trPr>
        <w:tc>
          <w:tcPr>
            <w:tcW w:w="1530" w:type="dxa"/>
            <w:vMerge/>
            <w:tcPrChange w:id="1098" w:author="rui guirrugo" w:date="2016-05-29T20:57:00Z">
              <w:tcPr>
                <w:tcW w:w="1530" w:type="dxa"/>
                <w:vMerge/>
              </w:tcPr>
            </w:tcPrChange>
          </w:tcPr>
          <w:p w14:paraId="691D5322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099" w:author="rui guirrugo" w:date="2016-05-29T20:53:00Z"/>
                <w:rFonts w:ascii="Times New Roman" w:hAnsi="Times New Roman" w:cs="Times New Roman"/>
                <w:sz w:val="20"/>
                <w:szCs w:val="24"/>
                <w:rPrChange w:id="1100" w:author="rui guirrugo" w:date="2016-05-29T20:55:00Z">
                  <w:rPr>
                    <w:ins w:id="1101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102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</w:p>
        </w:tc>
        <w:tc>
          <w:tcPr>
            <w:tcW w:w="1165" w:type="dxa"/>
            <w:vMerge/>
            <w:tcPrChange w:id="1103" w:author="rui guirrugo" w:date="2016-05-29T20:57:00Z">
              <w:tcPr>
                <w:tcW w:w="1165" w:type="dxa"/>
                <w:gridSpan w:val="2"/>
                <w:vMerge/>
              </w:tcPr>
            </w:tcPrChange>
          </w:tcPr>
          <w:p w14:paraId="250B1FC9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104" w:author="rui guirrugo" w:date="2016-05-29T20:53:00Z"/>
                <w:rFonts w:ascii="Times New Roman" w:hAnsi="Times New Roman" w:cs="Times New Roman"/>
                <w:szCs w:val="24"/>
              </w:rPr>
            </w:pPr>
          </w:p>
        </w:tc>
        <w:tc>
          <w:tcPr>
            <w:tcW w:w="1440" w:type="dxa"/>
            <w:tcPrChange w:id="1105" w:author="rui guirrugo" w:date="2016-05-29T20:57:00Z">
              <w:tcPr>
                <w:tcW w:w="1440" w:type="dxa"/>
                <w:gridSpan w:val="2"/>
              </w:tcPr>
            </w:tcPrChange>
          </w:tcPr>
          <w:p w14:paraId="36CF3318" w14:textId="4DA0FB17" w:rsidR="00E86BDC" w:rsidRPr="00E86BDC" w:rsidRDefault="00E86BDC" w:rsidP="00E86BDC">
            <w:pPr>
              <w:pStyle w:val="BodyText"/>
              <w:spacing w:line="360" w:lineRule="auto"/>
              <w:rPr>
                <w:ins w:id="1106" w:author="rui guirrugo" w:date="2016-05-29T20:53:00Z"/>
                <w:rFonts w:ascii="Times New Roman" w:hAnsi="Times New Roman"/>
                <w:szCs w:val="24"/>
                <w:rPrChange w:id="1107" w:author="rui guirrugo" w:date="2016-05-29T20:56:00Z">
                  <w:rPr>
                    <w:ins w:id="1108" w:author="rui guirrugo" w:date="2016-05-29T20:53:00Z"/>
                    <w:rFonts w:ascii="Times New Roman" w:hAnsi="Times New Roman"/>
                  </w:rPr>
                </w:rPrChange>
              </w:rPr>
            </w:pPr>
            <w:ins w:id="1109" w:author="rui guirrugo" w:date="2016-05-29T20:53:00Z">
              <w:r w:rsidRPr="00E86BDC">
                <w:rPr>
                  <w:rFonts w:ascii="Times New Roman" w:hAnsi="Times New Roman"/>
                  <w:bCs/>
                  <w:szCs w:val="24"/>
                  <w:rPrChange w:id="1110" w:author="rui guirrugo" w:date="2016-05-29T20:56:00Z">
                    <w:rPr>
                      <w:rFonts w:ascii="Times New Roman" w:hAnsi="Times New Roman"/>
                      <w:bCs/>
                      <w:szCs w:val="24"/>
                    </w:rPr>
                  </w:rPrChange>
                </w:rPr>
                <w:t>Humanos</w:t>
              </w:r>
            </w:ins>
          </w:p>
        </w:tc>
        <w:tc>
          <w:tcPr>
            <w:tcW w:w="1978" w:type="dxa"/>
            <w:tcPrChange w:id="1111" w:author="rui guirrugo" w:date="2016-05-29T20:57:00Z">
              <w:tcPr>
                <w:tcW w:w="1978" w:type="dxa"/>
              </w:tcPr>
            </w:tcPrChange>
          </w:tcPr>
          <w:p w14:paraId="45E7E7BA" w14:textId="708855F7" w:rsidR="00E86BDC" w:rsidRPr="00E86BDC" w:rsidRDefault="00E86BDC" w:rsidP="00E86BDC">
            <w:pPr>
              <w:pStyle w:val="BodyText"/>
              <w:spacing w:line="360" w:lineRule="auto"/>
              <w:jc w:val="left"/>
              <w:rPr>
                <w:ins w:id="1112" w:author="rui guirrugo" w:date="2016-05-29T20:53:00Z"/>
                <w:rFonts w:ascii="Times New Roman" w:hAnsi="Times New Roman"/>
                <w:szCs w:val="24"/>
                <w:rPrChange w:id="1113" w:author="rui guirrugo" w:date="2016-05-29T20:56:00Z">
                  <w:rPr>
                    <w:ins w:id="1114" w:author="rui guirrugo" w:date="2016-05-29T20:53:00Z"/>
                    <w:rFonts w:ascii="Times New Roman" w:hAnsi="Times New Roman"/>
                  </w:rPr>
                </w:rPrChange>
              </w:rPr>
              <w:pPrChange w:id="1115" w:author="rui guirrugo" w:date="2016-05-29T20:55:00Z">
                <w:pPr>
                  <w:pStyle w:val="BodyText"/>
                  <w:framePr w:hSpace="180" w:wrap="around" w:vAnchor="text" w:hAnchor="margin" w:y="291"/>
                  <w:spacing w:line="360" w:lineRule="auto"/>
                </w:pPr>
              </w:pPrChange>
            </w:pPr>
            <w:ins w:id="1116" w:author="rui guirrugo" w:date="2016-05-29T20:53:00Z">
              <w:r w:rsidRPr="00E86BDC">
                <w:rPr>
                  <w:rFonts w:ascii="Times New Roman" w:hAnsi="Times New Roman"/>
                  <w:bCs/>
                  <w:szCs w:val="24"/>
                  <w:rPrChange w:id="1117" w:author="rui guirrugo" w:date="2016-05-29T20:56:00Z">
                    <w:rPr>
                      <w:rFonts w:ascii="Times New Roman" w:hAnsi="Times New Roman"/>
                      <w:bCs/>
                      <w:szCs w:val="24"/>
                    </w:rPr>
                  </w:rPrChange>
                </w:rPr>
                <w:t>Materiais</w:t>
              </w:r>
            </w:ins>
          </w:p>
        </w:tc>
        <w:tc>
          <w:tcPr>
            <w:tcW w:w="1294" w:type="dxa"/>
            <w:tcPrChange w:id="1118" w:author="rui guirrugo" w:date="2016-05-29T20:57:00Z">
              <w:tcPr>
                <w:tcW w:w="1294" w:type="dxa"/>
                <w:gridSpan w:val="2"/>
              </w:tcPr>
            </w:tcPrChange>
          </w:tcPr>
          <w:p w14:paraId="1328424C" w14:textId="77777777" w:rsidR="00E86BDC" w:rsidRDefault="00E86BDC" w:rsidP="00E86BDC">
            <w:pPr>
              <w:pStyle w:val="BodyText"/>
              <w:spacing w:line="360" w:lineRule="auto"/>
              <w:rPr>
                <w:ins w:id="1119" w:author="rui guirrugo" w:date="2016-05-29T20:57:00Z"/>
                <w:rFonts w:ascii="Times New Roman" w:hAnsi="Times New Roman"/>
                <w:bCs/>
                <w:sz w:val="16"/>
              </w:rPr>
            </w:pPr>
            <w:ins w:id="1120" w:author="rui guirrugo" w:date="2016-05-29T20:53:00Z">
              <w:r w:rsidRPr="00E86BDC">
                <w:rPr>
                  <w:rFonts w:ascii="Times New Roman" w:hAnsi="Times New Roman"/>
                  <w:bCs/>
                  <w:sz w:val="16"/>
                  <w:rPrChange w:id="1121" w:author="rui guirrugo" w:date="2016-05-29T20:54:00Z">
                    <w:rPr>
                      <w:rFonts w:ascii="Times New Roman" w:hAnsi="Times New Roman"/>
                      <w:bCs/>
                      <w:sz w:val="16"/>
                    </w:rPr>
                  </w:rPrChange>
                </w:rPr>
                <w:t>Financeiros</w:t>
              </w:r>
            </w:ins>
          </w:p>
          <w:p w14:paraId="6CB19366" w14:textId="006A5B22" w:rsidR="00E86BDC" w:rsidRPr="00E86BDC" w:rsidRDefault="00E86BDC" w:rsidP="00E86BDC">
            <w:pPr>
              <w:pStyle w:val="BodyText"/>
              <w:spacing w:line="360" w:lineRule="auto"/>
              <w:rPr>
                <w:ins w:id="1122" w:author="rui guirrugo" w:date="2016-05-29T20:53:00Z"/>
                <w:rFonts w:ascii="Times New Roman" w:hAnsi="Times New Roman"/>
                <w:bCs/>
                <w:sz w:val="16"/>
                <w:rPrChange w:id="1123" w:author="rui guirrugo" w:date="2016-05-29T20:54:00Z">
                  <w:rPr>
                    <w:ins w:id="1124" w:author="rui guirrugo" w:date="2016-05-29T20:53:00Z"/>
                    <w:rFonts w:ascii="Times New Roman" w:hAnsi="Times New Roman"/>
                    <w:bCs/>
                  </w:rPr>
                </w:rPrChange>
              </w:rPr>
            </w:pPr>
            <w:ins w:id="1125" w:author="rui guirrugo" w:date="2016-05-29T20:57:00Z">
              <w:r>
                <w:rPr>
                  <w:rFonts w:ascii="Times New Roman" w:hAnsi="Times New Roman"/>
                  <w:bCs/>
                  <w:sz w:val="16"/>
                </w:rPr>
                <w:t>Mtn</w:t>
              </w:r>
            </w:ins>
          </w:p>
        </w:tc>
        <w:tc>
          <w:tcPr>
            <w:tcW w:w="1655" w:type="dxa"/>
            <w:vMerge/>
            <w:tcPrChange w:id="1126" w:author="rui guirrugo" w:date="2016-05-29T20:57:00Z">
              <w:tcPr>
                <w:tcW w:w="1655" w:type="dxa"/>
                <w:vMerge/>
              </w:tcPr>
            </w:tcPrChange>
          </w:tcPr>
          <w:p w14:paraId="73709F2C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127" w:author="rui guirrugo" w:date="2016-05-29T20:53:00Z"/>
                <w:rFonts w:ascii="Times New Roman" w:hAnsi="Times New Roman" w:cs="Times New Roman"/>
                <w:sz w:val="16"/>
                <w:szCs w:val="24"/>
                <w:rPrChange w:id="1128" w:author="rui guirrugo" w:date="2016-05-29T20:54:00Z">
                  <w:rPr>
                    <w:ins w:id="1129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</w:p>
        </w:tc>
      </w:tr>
      <w:tr w:rsidR="00E86BDC" w:rsidRPr="00E86BDC" w14:paraId="7847614E" w14:textId="77777777" w:rsidTr="00E86BDC">
        <w:trPr>
          <w:ins w:id="1130" w:author="rui guirrugo" w:date="2016-05-29T20:53:00Z"/>
        </w:trPr>
        <w:tc>
          <w:tcPr>
            <w:tcW w:w="1530" w:type="dxa"/>
          </w:tcPr>
          <w:p w14:paraId="3FFA3B92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131" w:author="rui guirrugo" w:date="2016-05-29T20:53:00Z"/>
                <w:rFonts w:ascii="Times New Roman" w:hAnsi="Times New Roman" w:cs="Times New Roman"/>
                <w:sz w:val="20"/>
                <w:szCs w:val="24"/>
                <w:rPrChange w:id="1132" w:author="rui guirrugo" w:date="2016-05-29T20:55:00Z">
                  <w:rPr>
                    <w:ins w:id="1133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134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135" w:author="rui guirrugo" w:date="2016-05-29T20:53:00Z">
              <w:r w:rsidRPr="00E86BDC">
                <w:rPr>
                  <w:rFonts w:ascii="Times New Roman" w:hAnsi="Times New Roman" w:cs="Times New Roman"/>
                  <w:sz w:val="20"/>
                  <w:szCs w:val="24"/>
                  <w:rPrChange w:id="1136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Revisão de bibliografias</w:t>
              </w:r>
            </w:ins>
          </w:p>
        </w:tc>
        <w:tc>
          <w:tcPr>
            <w:tcW w:w="1165" w:type="dxa"/>
          </w:tcPr>
          <w:p w14:paraId="7DCC186B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137" w:author="rui guirrugo" w:date="2016-05-29T20:53:00Z"/>
                <w:rFonts w:ascii="Times New Roman" w:hAnsi="Times New Roman" w:cs="Times New Roman"/>
                <w:szCs w:val="24"/>
              </w:rPr>
            </w:pPr>
            <w:ins w:id="1138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50</w:t>
              </w:r>
            </w:ins>
          </w:p>
        </w:tc>
        <w:tc>
          <w:tcPr>
            <w:tcW w:w="1440" w:type="dxa"/>
          </w:tcPr>
          <w:p w14:paraId="19D1AC8C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139" w:author="rui guirrugo" w:date="2016-05-29T20:53:00Z"/>
                <w:rFonts w:ascii="Times New Roman" w:hAnsi="Times New Roman" w:cs="Times New Roman"/>
                <w:szCs w:val="24"/>
              </w:rPr>
            </w:pPr>
            <w:ins w:id="1140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1</w:t>
              </w:r>
            </w:ins>
          </w:p>
        </w:tc>
        <w:tc>
          <w:tcPr>
            <w:tcW w:w="1978" w:type="dxa"/>
          </w:tcPr>
          <w:p w14:paraId="1BD52B16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141" w:author="rui guirrugo" w:date="2016-05-29T20:53:00Z"/>
                <w:rFonts w:ascii="Times New Roman" w:hAnsi="Times New Roman" w:cs="Times New Roman"/>
                <w:sz w:val="16"/>
                <w:szCs w:val="24"/>
                <w:rPrChange w:id="1142" w:author="rui guirrugo" w:date="2016-05-29T20:55:00Z">
                  <w:rPr>
                    <w:ins w:id="1143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144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145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146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Internet, Livros</w:t>
              </w:r>
            </w:ins>
          </w:p>
        </w:tc>
        <w:tc>
          <w:tcPr>
            <w:tcW w:w="1294" w:type="dxa"/>
          </w:tcPr>
          <w:p w14:paraId="5BE2B59F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147" w:author="rui guirrugo" w:date="2016-05-29T20:53:00Z"/>
                <w:rFonts w:ascii="Times New Roman" w:hAnsi="Times New Roman" w:cs="Times New Roman"/>
                <w:sz w:val="16"/>
                <w:szCs w:val="24"/>
                <w:rPrChange w:id="1148" w:author="rui guirrugo" w:date="2016-05-29T20:54:00Z">
                  <w:rPr>
                    <w:ins w:id="1149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150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151" w:author="rui guirrugo" w:date="2016-05-29T20:54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3000</w:t>
              </w:r>
            </w:ins>
          </w:p>
        </w:tc>
        <w:tc>
          <w:tcPr>
            <w:tcW w:w="1655" w:type="dxa"/>
          </w:tcPr>
          <w:p w14:paraId="235E6B4E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152" w:author="rui guirrugo" w:date="2016-05-29T20:53:00Z"/>
                <w:rFonts w:ascii="Times New Roman" w:hAnsi="Times New Roman" w:cs="Times New Roman"/>
                <w:sz w:val="16"/>
                <w:szCs w:val="24"/>
                <w:rPrChange w:id="1153" w:author="rui guirrugo" w:date="2016-05-29T20:54:00Z">
                  <w:rPr>
                    <w:ins w:id="1154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155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156" w:author="rui guirrugo" w:date="2016-05-29T20:54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3000</w:t>
              </w:r>
            </w:ins>
          </w:p>
        </w:tc>
      </w:tr>
      <w:tr w:rsidR="00E86BDC" w:rsidRPr="00E86BDC" w14:paraId="79FF70F7" w14:textId="77777777" w:rsidTr="00E86BDC">
        <w:trPr>
          <w:ins w:id="1157" w:author="rui guirrugo" w:date="2016-05-29T20:53:00Z"/>
        </w:trPr>
        <w:tc>
          <w:tcPr>
            <w:tcW w:w="1530" w:type="dxa"/>
          </w:tcPr>
          <w:p w14:paraId="656CE299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158" w:author="rui guirrugo" w:date="2016-05-29T20:53:00Z"/>
                <w:rFonts w:ascii="Times New Roman" w:hAnsi="Times New Roman" w:cs="Times New Roman"/>
                <w:sz w:val="20"/>
                <w:szCs w:val="24"/>
                <w:rPrChange w:id="1159" w:author="rui guirrugo" w:date="2016-05-29T20:55:00Z">
                  <w:rPr>
                    <w:ins w:id="1160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161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162" w:author="rui guirrugo" w:date="2016-05-29T20:53:00Z">
              <w:r w:rsidRPr="00E86BDC">
                <w:rPr>
                  <w:rFonts w:ascii="Times New Roman" w:hAnsi="Times New Roman" w:cs="Times New Roman"/>
                  <w:sz w:val="20"/>
                  <w:szCs w:val="24"/>
                  <w:rPrChange w:id="1163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 xml:space="preserve">Treinamento em Tecnologias </w:t>
              </w:r>
            </w:ins>
          </w:p>
        </w:tc>
        <w:tc>
          <w:tcPr>
            <w:tcW w:w="1165" w:type="dxa"/>
          </w:tcPr>
          <w:p w14:paraId="1D3DEBC3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164" w:author="rui guirrugo" w:date="2016-05-29T20:53:00Z"/>
                <w:rFonts w:ascii="Times New Roman" w:hAnsi="Times New Roman" w:cs="Times New Roman"/>
                <w:szCs w:val="24"/>
              </w:rPr>
            </w:pPr>
            <w:ins w:id="1165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20</w:t>
              </w:r>
            </w:ins>
          </w:p>
        </w:tc>
        <w:tc>
          <w:tcPr>
            <w:tcW w:w="1440" w:type="dxa"/>
          </w:tcPr>
          <w:p w14:paraId="6B8A6C0F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166" w:author="rui guirrugo" w:date="2016-05-29T20:53:00Z"/>
                <w:rFonts w:ascii="Times New Roman" w:hAnsi="Times New Roman" w:cs="Times New Roman"/>
                <w:szCs w:val="24"/>
              </w:rPr>
            </w:pPr>
            <w:ins w:id="1167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1</w:t>
              </w:r>
            </w:ins>
          </w:p>
        </w:tc>
        <w:tc>
          <w:tcPr>
            <w:tcW w:w="1978" w:type="dxa"/>
          </w:tcPr>
          <w:p w14:paraId="38605B95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168" w:author="rui guirrugo" w:date="2016-05-29T20:53:00Z"/>
                <w:rFonts w:ascii="Times New Roman" w:hAnsi="Times New Roman" w:cs="Times New Roman"/>
                <w:sz w:val="16"/>
                <w:szCs w:val="24"/>
                <w:rPrChange w:id="1169" w:author="rui guirrugo" w:date="2016-05-29T20:55:00Z">
                  <w:rPr>
                    <w:ins w:id="1170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171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172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173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Internet, credito, computador pessoal</w:t>
              </w:r>
            </w:ins>
          </w:p>
        </w:tc>
        <w:tc>
          <w:tcPr>
            <w:tcW w:w="1294" w:type="dxa"/>
          </w:tcPr>
          <w:p w14:paraId="63A63EC4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174" w:author="rui guirrugo" w:date="2016-05-29T20:53:00Z"/>
                <w:rFonts w:ascii="Times New Roman" w:hAnsi="Times New Roman" w:cs="Times New Roman"/>
                <w:sz w:val="16"/>
                <w:szCs w:val="24"/>
                <w:rPrChange w:id="1175" w:author="rui guirrugo" w:date="2016-05-29T20:54:00Z">
                  <w:rPr>
                    <w:ins w:id="1176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177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178" w:author="rui guirrugo" w:date="2016-05-29T20:54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35000</w:t>
              </w:r>
            </w:ins>
          </w:p>
        </w:tc>
        <w:tc>
          <w:tcPr>
            <w:tcW w:w="1655" w:type="dxa"/>
          </w:tcPr>
          <w:p w14:paraId="7BC2C4A9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179" w:author="rui guirrugo" w:date="2016-05-29T20:53:00Z"/>
                <w:rFonts w:ascii="Times New Roman" w:hAnsi="Times New Roman" w:cs="Times New Roman"/>
                <w:sz w:val="16"/>
                <w:szCs w:val="24"/>
                <w:rPrChange w:id="1180" w:author="rui guirrugo" w:date="2016-05-29T20:54:00Z">
                  <w:rPr>
                    <w:ins w:id="1181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182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183" w:author="rui guirrugo" w:date="2016-05-29T20:54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35000</w:t>
              </w:r>
            </w:ins>
          </w:p>
        </w:tc>
      </w:tr>
      <w:tr w:rsidR="00E86BDC" w:rsidRPr="00E86BDC" w14:paraId="3B3B883E" w14:textId="77777777" w:rsidTr="00E86BDC">
        <w:trPr>
          <w:ins w:id="1184" w:author="rui guirrugo" w:date="2016-05-29T20:53:00Z"/>
        </w:trPr>
        <w:tc>
          <w:tcPr>
            <w:tcW w:w="1530" w:type="dxa"/>
          </w:tcPr>
          <w:p w14:paraId="579DB162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185" w:author="rui guirrugo" w:date="2016-05-29T20:53:00Z"/>
                <w:rFonts w:ascii="Times New Roman" w:hAnsi="Times New Roman" w:cs="Times New Roman"/>
                <w:sz w:val="20"/>
                <w:szCs w:val="24"/>
                <w:rPrChange w:id="1186" w:author="rui guirrugo" w:date="2016-05-29T20:55:00Z">
                  <w:rPr>
                    <w:ins w:id="1187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188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189" w:author="rui guirrugo" w:date="2016-05-29T20:53:00Z">
              <w:r w:rsidRPr="00E86BDC">
                <w:rPr>
                  <w:rFonts w:ascii="Times New Roman" w:hAnsi="Times New Roman" w:cs="Times New Roman"/>
                  <w:sz w:val="20"/>
                  <w:szCs w:val="24"/>
                  <w:rPrChange w:id="1190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Entrevistas</w:t>
              </w:r>
            </w:ins>
          </w:p>
        </w:tc>
        <w:tc>
          <w:tcPr>
            <w:tcW w:w="1165" w:type="dxa"/>
          </w:tcPr>
          <w:p w14:paraId="57AAEDF8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191" w:author="rui guirrugo" w:date="2016-05-29T20:53:00Z"/>
                <w:rFonts w:ascii="Times New Roman" w:hAnsi="Times New Roman" w:cs="Times New Roman"/>
                <w:szCs w:val="24"/>
              </w:rPr>
            </w:pPr>
            <w:ins w:id="1192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7</w:t>
              </w:r>
            </w:ins>
          </w:p>
        </w:tc>
        <w:tc>
          <w:tcPr>
            <w:tcW w:w="1440" w:type="dxa"/>
          </w:tcPr>
          <w:p w14:paraId="5378161D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193" w:author="rui guirrugo" w:date="2016-05-29T20:53:00Z"/>
                <w:rFonts w:ascii="Times New Roman" w:hAnsi="Times New Roman" w:cs="Times New Roman"/>
                <w:szCs w:val="24"/>
              </w:rPr>
            </w:pPr>
            <w:ins w:id="1194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7</w:t>
              </w:r>
            </w:ins>
          </w:p>
        </w:tc>
        <w:tc>
          <w:tcPr>
            <w:tcW w:w="1978" w:type="dxa"/>
          </w:tcPr>
          <w:p w14:paraId="40F53A44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195" w:author="rui guirrugo" w:date="2016-05-29T20:53:00Z"/>
                <w:rFonts w:ascii="Times New Roman" w:hAnsi="Times New Roman" w:cs="Times New Roman"/>
                <w:sz w:val="16"/>
                <w:szCs w:val="24"/>
                <w:rPrChange w:id="1196" w:author="rui guirrugo" w:date="2016-05-29T20:55:00Z">
                  <w:rPr>
                    <w:ins w:id="1197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198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199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200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Material de anotações</w:t>
              </w:r>
            </w:ins>
          </w:p>
        </w:tc>
        <w:tc>
          <w:tcPr>
            <w:tcW w:w="1294" w:type="dxa"/>
          </w:tcPr>
          <w:p w14:paraId="1AC9137A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201" w:author="rui guirrugo" w:date="2016-05-29T20:53:00Z"/>
                <w:rFonts w:ascii="Times New Roman" w:hAnsi="Times New Roman" w:cs="Times New Roman"/>
                <w:sz w:val="16"/>
                <w:szCs w:val="24"/>
                <w:rPrChange w:id="1202" w:author="rui guirrugo" w:date="2016-05-29T20:54:00Z">
                  <w:rPr>
                    <w:ins w:id="1203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204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205" w:author="rui guirrugo" w:date="2016-05-29T20:54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1500</w:t>
              </w:r>
            </w:ins>
          </w:p>
        </w:tc>
        <w:tc>
          <w:tcPr>
            <w:tcW w:w="1655" w:type="dxa"/>
          </w:tcPr>
          <w:p w14:paraId="2EFD01D1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206" w:author="rui guirrugo" w:date="2016-05-29T20:53:00Z"/>
                <w:rFonts w:ascii="Times New Roman" w:hAnsi="Times New Roman" w:cs="Times New Roman"/>
                <w:sz w:val="16"/>
                <w:szCs w:val="24"/>
                <w:rPrChange w:id="1207" w:author="rui guirrugo" w:date="2016-05-29T20:54:00Z">
                  <w:rPr>
                    <w:ins w:id="1208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209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210" w:author="rui guirrugo" w:date="2016-05-29T20:54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1500</w:t>
              </w:r>
            </w:ins>
          </w:p>
        </w:tc>
      </w:tr>
      <w:tr w:rsidR="00E86BDC" w:rsidRPr="00E86BDC" w14:paraId="5ADAD5C2" w14:textId="77777777" w:rsidTr="00E86BDC">
        <w:trPr>
          <w:ins w:id="1211" w:author="rui guirrugo" w:date="2016-05-29T20:53:00Z"/>
        </w:trPr>
        <w:tc>
          <w:tcPr>
            <w:tcW w:w="1530" w:type="dxa"/>
          </w:tcPr>
          <w:p w14:paraId="75E679C7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212" w:author="rui guirrugo" w:date="2016-05-29T20:53:00Z"/>
                <w:rFonts w:ascii="Times New Roman" w:hAnsi="Times New Roman" w:cs="Times New Roman"/>
                <w:sz w:val="20"/>
                <w:szCs w:val="24"/>
                <w:rPrChange w:id="1213" w:author="rui guirrugo" w:date="2016-05-29T20:55:00Z">
                  <w:rPr>
                    <w:ins w:id="1214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215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216" w:author="rui guirrugo" w:date="2016-05-29T20:53:00Z">
              <w:r w:rsidRPr="00E86BDC">
                <w:rPr>
                  <w:rFonts w:ascii="Times New Roman" w:hAnsi="Times New Roman" w:cs="Times New Roman"/>
                  <w:sz w:val="20"/>
                  <w:szCs w:val="24"/>
                  <w:rPrChange w:id="1217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Testes da Aplicação</w:t>
              </w:r>
            </w:ins>
          </w:p>
        </w:tc>
        <w:tc>
          <w:tcPr>
            <w:tcW w:w="1165" w:type="dxa"/>
          </w:tcPr>
          <w:p w14:paraId="25DABD88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218" w:author="rui guirrugo" w:date="2016-05-29T20:53:00Z"/>
                <w:rFonts w:ascii="Times New Roman" w:hAnsi="Times New Roman" w:cs="Times New Roman"/>
                <w:szCs w:val="24"/>
              </w:rPr>
            </w:pPr>
            <w:ins w:id="1219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20</w:t>
              </w:r>
            </w:ins>
          </w:p>
        </w:tc>
        <w:tc>
          <w:tcPr>
            <w:tcW w:w="1440" w:type="dxa"/>
          </w:tcPr>
          <w:p w14:paraId="53A5D628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220" w:author="rui guirrugo" w:date="2016-05-29T20:53:00Z"/>
                <w:rFonts w:ascii="Times New Roman" w:hAnsi="Times New Roman" w:cs="Times New Roman"/>
                <w:szCs w:val="24"/>
              </w:rPr>
            </w:pPr>
            <w:ins w:id="1221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7</w:t>
              </w:r>
            </w:ins>
          </w:p>
        </w:tc>
        <w:tc>
          <w:tcPr>
            <w:tcW w:w="1978" w:type="dxa"/>
          </w:tcPr>
          <w:p w14:paraId="1C15AEE0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222" w:author="rui guirrugo" w:date="2016-05-29T20:53:00Z"/>
                <w:rFonts w:ascii="Times New Roman" w:hAnsi="Times New Roman" w:cs="Times New Roman"/>
                <w:sz w:val="16"/>
                <w:szCs w:val="24"/>
                <w:rPrChange w:id="1223" w:author="rui guirrugo" w:date="2016-05-29T20:55:00Z">
                  <w:rPr>
                    <w:ins w:id="1224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225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226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227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 xml:space="preserve">Licenças de aplicação, Computadores servidores e computadores clientes </w:t>
              </w:r>
            </w:ins>
          </w:p>
        </w:tc>
        <w:tc>
          <w:tcPr>
            <w:tcW w:w="1294" w:type="dxa"/>
          </w:tcPr>
          <w:p w14:paraId="06E281E6" w14:textId="51D4CAB2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228" w:author="rui guirrugo" w:date="2016-05-29T20:53:00Z"/>
                <w:rFonts w:ascii="Times New Roman" w:hAnsi="Times New Roman" w:cs="Times New Roman"/>
                <w:sz w:val="16"/>
                <w:szCs w:val="24"/>
                <w:rPrChange w:id="1229" w:author="rui guirrugo" w:date="2016-05-29T20:54:00Z">
                  <w:rPr>
                    <w:ins w:id="1230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231" w:author="rui guirrugo" w:date="2016-05-29T20:57:00Z">
              <w:r>
                <w:rPr>
                  <w:rFonts w:ascii="Times New Roman" w:hAnsi="Times New Roman" w:cs="Times New Roman"/>
                  <w:sz w:val="16"/>
                  <w:szCs w:val="24"/>
                </w:rPr>
                <w:t>84000</w:t>
              </w:r>
            </w:ins>
          </w:p>
        </w:tc>
        <w:tc>
          <w:tcPr>
            <w:tcW w:w="1655" w:type="dxa"/>
          </w:tcPr>
          <w:p w14:paraId="3A9E02B6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232" w:author="rui guirrugo" w:date="2016-05-29T20:53:00Z"/>
                <w:rFonts w:ascii="Times New Roman" w:hAnsi="Times New Roman" w:cs="Times New Roman"/>
                <w:sz w:val="16"/>
                <w:szCs w:val="24"/>
                <w:rPrChange w:id="1233" w:author="rui guirrugo" w:date="2016-05-29T20:54:00Z">
                  <w:rPr>
                    <w:ins w:id="1234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235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236" w:author="rui guirrugo" w:date="2016-05-29T20:54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80000</w:t>
              </w:r>
            </w:ins>
          </w:p>
        </w:tc>
      </w:tr>
      <w:tr w:rsidR="00E86BDC" w:rsidRPr="00E86BDC" w14:paraId="117F3FB4" w14:textId="77777777" w:rsidTr="00E86BDC">
        <w:trPr>
          <w:ins w:id="1237" w:author="rui guirrugo" w:date="2016-05-29T20:53:00Z"/>
        </w:trPr>
        <w:tc>
          <w:tcPr>
            <w:tcW w:w="1530" w:type="dxa"/>
            <w:tcBorders>
              <w:bottom w:val="single" w:sz="4" w:space="0" w:color="auto"/>
            </w:tcBorders>
          </w:tcPr>
          <w:p w14:paraId="184764EC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238" w:author="rui guirrugo" w:date="2016-05-29T20:53:00Z"/>
                <w:rFonts w:ascii="Times New Roman" w:hAnsi="Times New Roman" w:cs="Times New Roman"/>
                <w:sz w:val="20"/>
                <w:szCs w:val="24"/>
                <w:rPrChange w:id="1239" w:author="rui guirrugo" w:date="2016-05-29T20:55:00Z">
                  <w:rPr>
                    <w:ins w:id="1240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241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242" w:author="rui guirrugo" w:date="2016-05-29T20:53:00Z">
              <w:r w:rsidRPr="00E86BDC">
                <w:rPr>
                  <w:rFonts w:ascii="Times New Roman" w:hAnsi="Times New Roman" w:cs="Times New Roman"/>
                  <w:sz w:val="20"/>
                  <w:szCs w:val="24"/>
                  <w:rPrChange w:id="1243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Codificação</w:t>
              </w:r>
            </w:ins>
          </w:p>
        </w:tc>
        <w:tc>
          <w:tcPr>
            <w:tcW w:w="1165" w:type="dxa"/>
            <w:tcBorders>
              <w:bottom w:val="single" w:sz="4" w:space="0" w:color="auto"/>
            </w:tcBorders>
          </w:tcPr>
          <w:p w14:paraId="05F7655D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244" w:author="rui guirrugo" w:date="2016-05-29T20:53:00Z"/>
                <w:rFonts w:ascii="Times New Roman" w:hAnsi="Times New Roman" w:cs="Times New Roman"/>
                <w:szCs w:val="24"/>
              </w:rPr>
            </w:pPr>
            <w:ins w:id="1245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120</w:t>
              </w:r>
            </w:ins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7EF85A07" w14:textId="77777777" w:rsidR="00E86BDC" w:rsidRPr="00C85F52" w:rsidRDefault="00E86BDC" w:rsidP="00E86BDC">
            <w:pPr>
              <w:pStyle w:val="BodyText"/>
              <w:spacing w:before="0" w:after="0" w:line="360" w:lineRule="auto"/>
              <w:rPr>
                <w:ins w:id="1246" w:author="rui guirrugo" w:date="2016-05-29T20:53:00Z"/>
                <w:rFonts w:ascii="Times New Roman" w:hAnsi="Times New Roman" w:cs="Times New Roman"/>
                <w:szCs w:val="24"/>
              </w:rPr>
            </w:pPr>
            <w:ins w:id="1247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1</w:t>
              </w:r>
            </w:ins>
          </w:p>
        </w:tc>
        <w:tc>
          <w:tcPr>
            <w:tcW w:w="1978" w:type="dxa"/>
            <w:tcBorders>
              <w:bottom w:val="single" w:sz="4" w:space="0" w:color="auto"/>
            </w:tcBorders>
          </w:tcPr>
          <w:p w14:paraId="18A2B60E" w14:textId="77777777" w:rsidR="00E86BDC" w:rsidRPr="00E86BDC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248" w:author="rui guirrugo" w:date="2016-05-29T20:53:00Z"/>
                <w:rFonts w:ascii="Times New Roman" w:hAnsi="Times New Roman" w:cs="Times New Roman"/>
                <w:sz w:val="16"/>
                <w:szCs w:val="24"/>
                <w:rPrChange w:id="1249" w:author="rui guirrugo" w:date="2016-05-29T20:55:00Z">
                  <w:rPr>
                    <w:ins w:id="1250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  <w:pPrChange w:id="1251" w:author="rui guirrugo" w:date="2016-05-29T20:55:00Z">
                <w:pPr>
                  <w:pStyle w:val="BodyText"/>
                  <w:framePr w:hSpace="180" w:wrap="around" w:vAnchor="text" w:hAnchor="margin" w:y="291"/>
                  <w:spacing w:before="0" w:after="0" w:line="360" w:lineRule="auto"/>
                </w:pPr>
              </w:pPrChange>
            </w:pPr>
            <w:ins w:id="1252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253" w:author="rui guirrugo" w:date="2016-05-29T20:55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Computador pessoal(Usado para  codificação), computador pessoal (para testes)</w:t>
              </w:r>
            </w:ins>
          </w:p>
        </w:tc>
        <w:tc>
          <w:tcPr>
            <w:tcW w:w="1294" w:type="dxa"/>
            <w:tcBorders>
              <w:bottom w:val="single" w:sz="4" w:space="0" w:color="auto"/>
            </w:tcBorders>
          </w:tcPr>
          <w:p w14:paraId="352F0623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254" w:author="rui guirrugo" w:date="2016-05-29T20:53:00Z"/>
                <w:rFonts w:ascii="Times New Roman" w:hAnsi="Times New Roman" w:cs="Times New Roman"/>
                <w:sz w:val="16"/>
                <w:szCs w:val="24"/>
                <w:rPrChange w:id="1255" w:author="rui guirrugo" w:date="2016-05-29T20:54:00Z">
                  <w:rPr>
                    <w:ins w:id="1256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257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258" w:author="rui guirrugo" w:date="2016-05-29T20:54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10000</w:t>
              </w:r>
            </w:ins>
          </w:p>
        </w:tc>
        <w:tc>
          <w:tcPr>
            <w:tcW w:w="1655" w:type="dxa"/>
          </w:tcPr>
          <w:p w14:paraId="680B3864" w14:textId="77777777" w:rsidR="00E86BDC" w:rsidRPr="00E86BDC" w:rsidRDefault="00E86BDC" w:rsidP="00E86BDC">
            <w:pPr>
              <w:pStyle w:val="BodyText"/>
              <w:spacing w:before="0" w:after="0" w:line="360" w:lineRule="auto"/>
              <w:rPr>
                <w:ins w:id="1259" w:author="rui guirrugo" w:date="2016-05-29T20:53:00Z"/>
                <w:rFonts w:ascii="Times New Roman" w:hAnsi="Times New Roman" w:cs="Times New Roman"/>
                <w:sz w:val="16"/>
                <w:szCs w:val="24"/>
                <w:rPrChange w:id="1260" w:author="rui guirrugo" w:date="2016-05-29T20:54:00Z">
                  <w:rPr>
                    <w:ins w:id="1261" w:author="rui guirrugo" w:date="2016-05-29T20:53:00Z"/>
                    <w:rFonts w:ascii="Times New Roman" w:hAnsi="Times New Roman" w:cs="Times New Roman"/>
                    <w:szCs w:val="24"/>
                  </w:rPr>
                </w:rPrChange>
              </w:rPr>
            </w:pPr>
            <w:ins w:id="1262" w:author="rui guirrugo" w:date="2016-05-29T20:53:00Z">
              <w:r w:rsidRPr="00E86BDC">
                <w:rPr>
                  <w:rFonts w:ascii="Times New Roman" w:hAnsi="Times New Roman" w:cs="Times New Roman"/>
                  <w:sz w:val="16"/>
                  <w:szCs w:val="24"/>
                  <w:rPrChange w:id="1263" w:author="rui guirrugo" w:date="2016-05-29T20:54:00Z">
                    <w:rPr>
                      <w:rFonts w:ascii="Times New Roman" w:hAnsi="Times New Roman" w:cs="Times New Roman"/>
                      <w:szCs w:val="24"/>
                    </w:rPr>
                  </w:rPrChange>
                </w:rPr>
                <w:t>10000</w:t>
              </w:r>
            </w:ins>
          </w:p>
        </w:tc>
      </w:tr>
      <w:tr w:rsidR="00E86BDC" w:rsidRPr="00C85F52" w14:paraId="1EED09E4" w14:textId="77777777" w:rsidTr="00E86BDC">
        <w:trPr>
          <w:ins w:id="1264" w:author="rui guirrugo" w:date="2016-05-29T20:53:00Z"/>
        </w:trPr>
        <w:tc>
          <w:tcPr>
            <w:tcW w:w="7407" w:type="dxa"/>
            <w:gridSpan w:val="5"/>
            <w:tcPrChange w:id="1265" w:author="rui guirrugo" w:date="2016-05-29T20:53:00Z">
              <w:tcPr>
                <w:tcW w:w="7524" w:type="dxa"/>
                <w:gridSpan w:val="7"/>
              </w:tcPr>
            </w:tcPrChange>
          </w:tcPr>
          <w:p w14:paraId="59BB9B08" w14:textId="77777777" w:rsidR="00E86BDC" w:rsidRPr="00C85F52" w:rsidRDefault="00E86BDC" w:rsidP="00E86BDC">
            <w:pPr>
              <w:pStyle w:val="BodyText"/>
              <w:spacing w:before="0" w:after="0" w:line="360" w:lineRule="auto"/>
              <w:jc w:val="right"/>
              <w:rPr>
                <w:ins w:id="1266" w:author="rui guirrugo" w:date="2016-05-29T20:53:00Z"/>
                <w:rFonts w:ascii="Times New Roman" w:hAnsi="Times New Roman" w:cs="Times New Roman"/>
                <w:szCs w:val="24"/>
              </w:rPr>
            </w:pPr>
            <w:ins w:id="1267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Total</w:t>
              </w:r>
            </w:ins>
          </w:p>
        </w:tc>
        <w:tc>
          <w:tcPr>
            <w:tcW w:w="1655" w:type="dxa"/>
            <w:tcPrChange w:id="1268" w:author="rui guirrugo" w:date="2016-05-29T20:53:00Z">
              <w:tcPr>
                <w:tcW w:w="1764" w:type="dxa"/>
                <w:gridSpan w:val="2"/>
              </w:tcPr>
            </w:tcPrChange>
          </w:tcPr>
          <w:p w14:paraId="0D37560E" w14:textId="77777777" w:rsidR="00E86BDC" w:rsidRPr="00C85F52" w:rsidRDefault="00E86BDC" w:rsidP="00E86BDC">
            <w:pPr>
              <w:pStyle w:val="BodyText"/>
              <w:spacing w:before="0" w:after="0" w:line="360" w:lineRule="auto"/>
              <w:jc w:val="left"/>
              <w:rPr>
                <w:ins w:id="1269" w:author="rui guirrugo" w:date="2016-05-29T20:53:00Z"/>
                <w:rFonts w:ascii="Times New Roman" w:hAnsi="Times New Roman" w:cs="Times New Roman"/>
                <w:szCs w:val="24"/>
              </w:rPr>
            </w:pPr>
            <w:ins w:id="1270" w:author="rui guirrugo" w:date="2016-05-29T20:53:00Z">
              <w:r w:rsidRPr="00C85F52">
                <w:rPr>
                  <w:rFonts w:ascii="Times New Roman" w:hAnsi="Times New Roman" w:cs="Times New Roman"/>
                  <w:szCs w:val="24"/>
                </w:rPr>
                <w:t>129500</w:t>
              </w:r>
            </w:ins>
          </w:p>
        </w:tc>
      </w:tr>
    </w:tbl>
    <w:p w14:paraId="061505E8" w14:textId="77777777" w:rsidR="006D4D90" w:rsidRDefault="006D4D90" w:rsidP="00966A98">
      <w:pPr>
        <w:pStyle w:val="Heading4"/>
        <w:numPr>
          <w:ilvl w:val="0"/>
          <w:numId w:val="0"/>
        </w:numPr>
        <w:ind w:left="432"/>
        <w:rPr>
          <w:ins w:id="1271" w:author="rui guirrugo" w:date="2016-05-29T21:04:00Z"/>
        </w:rPr>
      </w:pPr>
      <w:ins w:id="1272" w:author="rui guirrugo" w:date="2016-05-29T21:04:00Z">
        <w:r>
          <w:br w:type="page"/>
        </w:r>
      </w:ins>
    </w:p>
    <w:p w14:paraId="5DB162CF" w14:textId="77777777" w:rsidR="006D4D90" w:rsidRDefault="006D4D90" w:rsidP="00A1116E">
      <w:pPr>
        <w:pStyle w:val="BodyText"/>
        <w:spacing w:before="0" w:after="0" w:line="360" w:lineRule="auto"/>
        <w:jc w:val="left"/>
        <w:rPr>
          <w:ins w:id="1273" w:author="rui guirrugo" w:date="2016-05-29T21:11:00Z"/>
          <w:rFonts w:ascii="Times New Roman" w:hAnsi="Times New Roman" w:cs="Times New Roman"/>
          <w:color w:val="000000"/>
          <w:sz w:val="16"/>
          <w:szCs w:val="16"/>
        </w:rPr>
        <w:sectPr w:rsidR="006D4D90" w:rsidSect="00266CFA">
          <w:footerReference w:type="default" r:id="rId35"/>
          <w:pgSz w:w="11907" w:h="16840" w:code="9"/>
          <w:pgMar w:top="1701" w:right="1134" w:bottom="1134" w:left="1701" w:header="720" w:footer="567" w:gutter="0"/>
          <w:pgNumType w:start="1"/>
          <w:cols w:space="720"/>
          <w:docGrid w:linePitch="360"/>
        </w:sectPr>
      </w:pPr>
    </w:p>
    <w:tbl>
      <w:tblPr>
        <w:tblW w:w="14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PrChange w:id="1274" w:author="rui guirrugo" w:date="2016-05-29T21:12:00Z">
          <w:tblPr>
            <w:tblW w:w="1403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1E0" w:firstRow="1" w:lastRow="1" w:firstColumn="1" w:lastColumn="1" w:noHBand="0" w:noVBand="0"/>
          </w:tblPr>
        </w:tblPrChange>
      </w:tblPr>
      <w:tblGrid>
        <w:gridCol w:w="1705"/>
        <w:gridCol w:w="885"/>
        <w:gridCol w:w="842"/>
        <w:gridCol w:w="669"/>
        <w:gridCol w:w="752"/>
        <w:gridCol w:w="669"/>
        <w:gridCol w:w="669"/>
        <w:gridCol w:w="752"/>
        <w:gridCol w:w="669"/>
        <w:gridCol w:w="751"/>
        <w:gridCol w:w="788"/>
        <w:gridCol w:w="788"/>
        <w:gridCol w:w="788"/>
        <w:gridCol w:w="788"/>
        <w:gridCol w:w="788"/>
        <w:gridCol w:w="788"/>
        <w:gridCol w:w="944"/>
        <w:tblGridChange w:id="1275">
          <w:tblGrid>
            <w:gridCol w:w="1705"/>
            <w:gridCol w:w="885"/>
            <w:gridCol w:w="842"/>
            <w:gridCol w:w="669"/>
            <w:gridCol w:w="752"/>
            <w:gridCol w:w="669"/>
            <w:gridCol w:w="669"/>
            <w:gridCol w:w="752"/>
            <w:gridCol w:w="669"/>
            <w:gridCol w:w="751"/>
            <w:gridCol w:w="788"/>
            <w:gridCol w:w="788"/>
            <w:gridCol w:w="788"/>
            <w:gridCol w:w="788"/>
            <w:gridCol w:w="788"/>
            <w:gridCol w:w="788"/>
            <w:gridCol w:w="944"/>
          </w:tblGrid>
        </w:tblGridChange>
      </w:tblGrid>
      <w:tr w:rsidR="006D4D90" w:rsidRPr="00C85F52" w14:paraId="7A9CCDAC" w14:textId="77777777" w:rsidTr="006D4D90">
        <w:trPr>
          <w:trHeight w:val="438"/>
          <w:ins w:id="1276" w:author="rui guirrugo" w:date="2016-05-29T21:07:00Z"/>
          <w:trPrChange w:id="1277" w:author="rui guirrugo" w:date="2016-05-29T21:12:00Z">
            <w:trPr>
              <w:trHeight w:val="460"/>
            </w:trPr>
          </w:trPrChange>
        </w:trPr>
        <w:tc>
          <w:tcPr>
            <w:tcW w:w="1705" w:type="dxa"/>
            <w:vMerge w:val="restart"/>
            <w:tcPrChange w:id="1278" w:author="rui guirrugo" w:date="2016-05-29T21:12:00Z">
              <w:tcPr>
                <w:tcW w:w="1705" w:type="dxa"/>
                <w:vMerge w:val="restart"/>
              </w:tcPr>
            </w:tcPrChange>
          </w:tcPr>
          <w:p w14:paraId="5B8B16B9" w14:textId="17100C3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279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280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Actividade</w:t>
              </w:r>
            </w:ins>
          </w:p>
        </w:tc>
        <w:tc>
          <w:tcPr>
            <w:tcW w:w="12330" w:type="dxa"/>
            <w:gridSpan w:val="16"/>
            <w:tcPrChange w:id="1281" w:author="rui guirrugo" w:date="2016-05-29T21:12:00Z">
              <w:tcPr>
                <w:tcW w:w="12330" w:type="dxa"/>
                <w:gridSpan w:val="16"/>
              </w:tcPr>
            </w:tcPrChange>
          </w:tcPr>
          <w:p w14:paraId="01F3A20F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center"/>
              <w:rPr>
                <w:ins w:id="128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  <w:ins w:id="1283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Cs w:val="24"/>
                </w:rPr>
                <w:t>Calendarização</w:t>
              </w:r>
            </w:ins>
          </w:p>
        </w:tc>
      </w:tr>
      <w:tr w:rsidR="006D4D90" w:rsidRPr="00C85F52" w14:paraId="723142FA" w14:textId="77777777" w:rsidTr="006D4D90">
        <w:trPr>
          <w:trHeight w:val="150"/>
          <w:ins w:id="1284" w:author="rui guirrugo" w:date="2016-05-29T21:07:00Z"/>
        </w:trPr>
        <w:tc>
          <w:tcPr>
            <w:tcW w:w="1705" w:type="dxa"/>
            <w:vMerge/>
          </w:tcPr>
          <w:p w14:paraId="6C8B307A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285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885" w:type="dxa"/>
          </w:tcPr>
          <w:p w14:paraId="32CFA5F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286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287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1</w:t>
              </w:r>
            </w:ins>
          </w:p>
        </w:tc>
        <w:tc>
          <w:tcPr>
            <w:tcW w:w="842" w:type="dxa"/>
          </w:tcPr>
          <w:p w14:paraId="631DDE7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288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289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2</w:t>
              </w:r>
            </w:ins>
          </w:p>
        </w:tc>
        <w:tc>
          <w:tcPr>
            <w:tcW w:w="669" w:type="dxa"/>
          </w:tcPr>
          <w:p w14:paraId="0BEDA71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290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291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3</w:t>
              </w:r>
            </w:ins>
          </w:p>
        </w:tc>
        <w:tc>
          <w:tcPr>
            <w:tcW w:w="752" w:type="dxa"/>
          </w:tcPr>
          <w:p w14:paraId="372F3DD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292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293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4</w:t>
              </w:r>
            </w:ins>
          </w:p>
        </w:tc>
        <w:tc>
          <w:tcPr>
            <w:tcW w:w="669" w:type="dxa"/>
          </w:tcPr>
          <w:p w14:paraId="2A638ACA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294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295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5</w:t>
              </w:r>
            </w:ins>
          </w:p>
        </w:tc>
        <w:tc>
          <w:tcPr>
            <w:tcW w:w="669" w:type="dxa"/>
          </w:tcPr>
          <w:p w14:paraId="47D037A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296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297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6</w:t>
              </w:r>
            </w:ins>
          </w:p>
        </w:tc>
        <w:tc>
          <w:tcPr>
            <w:tcW w:w="752" w:type="dxa"/>
          </w:tcPr>
          <w:p w14:paraId="19F309E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298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299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7</w:t>
              </w:r>
            </w:ins>
          </w:p>
        </w:tc>
        <w:tc>
          <w:tcPr>
            <w:tcW w:w="669" w:type="dxa"/>
          </w:tcPr>
          <w:p w14:paraId="1BD0E5A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00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01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8</w:t>
              </w:r>
            </w:ins>
          </w:p>
        </w:tc>
        <w:tc>
          <w:tcPr>
            <w:tcW w:w="751" w:type="dxa"/>
          </w:tcPr>
          <w:p w14:paraId="3805EFC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02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03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9</w:t>
              </w:r>
            </w:ins>
          </w:p>
        </w:tc>
        <w:tc>
          <w:tcPr>
            <w:tcW w:w="788" w:type="dxa"/>
          </w:tcPr>
          <w:p w14:paraId="56CBCE0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04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05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10</w:t>
              </w:r>
            </w:ins>
          </w:p>
        </w:tc>
        <w:tc>
          <w:tcPr>
            <w:tcW w:w="788" w:type="dxa"/>
          </w:tcPr>
          <w:p w14:paraId="63AABEB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06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07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11</w:t>
              </w:r>
            </w:ins>
          </w:p>
        </w:tc>
        <w:tc>
          <w:tcPr>
            <w:tcW w:w="788" w:type="dxa"/>
          </w:tcPr>
          <w:p w14:paraId="2864A30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08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09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12</w:t>
              </w:r>
            </w:ins>
          </w:p>
        </w:tc>
        <w:tc>
          <w:tcPr>
            <w:tcW w:w="788" w:type="dxa"/>
          </w:tcPr>
          <w:p w14:paraId="37CFA7E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10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11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13</w:t>
              </w:r>
            </w:ins>
          </w:p>
        </w:tc>
        <w:tc>
          <w:tcPr>
            <w:tcW w:w="788" w:type="dxa"/>
          </w:tcPr>
          <w:p w14:paraId="3469FB2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12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13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14</w:t>
              </w:r>
            </w:ins>
          </w:p>
        </w:tc>
        <w:tc>
          <w:tcPr>
            <w:tcW w:w="788" w:type="dxa"/>
          </w:tcPr>
          <w:p w14:paraId="60D4C8A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14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15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15</w:t>
              </w:r>
            </w:ins>
          </w:p>
        </w:tc>
        <w:tc>
          <w:tcPr>
            <w:tcW w:w="944" w:type="dxa"/>
          </w:tcPr>
          <w:p w14:paraId="5E22A56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16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17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Sem 16</w:t>
              </w:r>
            </w:ins>
          </w:p>
        </w:tc>
      </w:tr>
      <w:tr w:rsidR="006D4D90" w:rsidRPr="00C85F52" w14:paraId="0186E08C" w14:textId="77777777" w:rsidTr="006D4D90">
        <w:trPr>
          <w:trHeight w:val="422"/>
          <w:ins w:id="1318" w:author="rui guirrugo" w:date="2016-05-29T21:07:00Z"/>
        </w:trPr>
        <w:tc>
          <w:tcPr>
            <w:tcW w:w="1705" w:type="dxa"/>
          </w:tcPr>
          <w:p w14:paraId="66E35EBD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319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20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Estudo do Marco Conceitual e Marco contextual</w:t>
              </w:r>
            </w:ins>
          </w:p>
        </w:tc>
        <w:tc>
          <w:tcPr>
            <w:tcW w:w="885" w:type="dxa"/>
            <w:shd w:val="clear" w:color="auto" w:fill="000000"/>
          </w:tcPr>
          <w:p w14:paraId="3BB6647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2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000000"/>
          </w:tcPr>
          <w:p w14:paraId="5F39AB2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2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267192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2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83C08C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2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22911C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2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C9B0F0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2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39D3BD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2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20CA67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2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A5A8EB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2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F214BB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3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B62411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3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366C24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3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837F1D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3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5467D7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3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C48BB7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3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5D4D822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3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4845AFC9" w14:textId="77777777" w:rsidTr="006D4D90">
        <w:trPr>
          <w:trHeight w:val="422"/>
          <w:ins w:id="1337" w:author="rui guirrugo" w:date="2016-05-29T21:07:00Z"/>
        </w:trPr>
        <w:tc>
          <w:tcPr>
            <w:tcW w:w="1705" w:type="dxa"/>
          </w:tcPr>
          <w:p w14:paraId="2E610E30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338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39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 xml:space="preserve">Definição dos casos de uso </w:t>
              </w:r>
            </w:ins>
          </w:p>
        </w:tc>
        <w:tc>
          <w:tcPr>
            <w:tcW w:w="885" w:type="dxa"/>
            <w:shd w:val="clear" w:color="auto" w:fill="auto"/>
          </w:tcPr>
          <w:p w14:paraId="5C6A0B2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auto"/>
          </w:tcPr>
          <w:p w14:paraId="6B3B841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 w:themeFill="text1"/>
          </w:tcPr>
          <w:p w14:paraId="65484F0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20DDC7A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8CFE8A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B1BED5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96DB4D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0BF94D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40BCE14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91C3CD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4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B56ACD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5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732934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5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A498B7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5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2796C8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5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744D49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5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69BF65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5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2C4EEE0A" w14:textId="77777777" w:rsidTr="006D4D90">
        <w:trPr>
          <w:trHeight w:val="438"/>
          <w:ins w:id="1356" w:author="rui guirrugo" w:date="2016-05-29T21:07:00Z"/>
        </w:trPr>
        <w:tc>
          <w:tcPr>
            <w:tcW w:w="1705" w:type="dxa"/>
          </w:tcPr>
          <w:p w14:paraId="34757F7F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357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58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Criação de Base dados</w:t>
              </w:r>
            </w:ins>
          </w:p>
        </w:tc>
        <w:tc>
          <w:tcPr>
            <w:tcW w:w="885" w:type="dxa"/>
          </w:tcPr>
          <w:p w14:paraId="1AA8FDE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5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auto"/>
          </w:tcPr>
          <w:p w14:paraId="602288A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27E1257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366316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282E01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1DC973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36A3162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995542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60C9ECF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D941A7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5C9230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6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05263F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7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3D0F3A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7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21F7AF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7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CBC81B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7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6C9F1D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7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49CCBE69" w14:textId="77777777" w:rsidTr="006D4D90">
        <w:trPr>
          <w:trHeight w:val="422"/>
          <w:ins w:id="1375" w:author="rui guirrugo" w:date="2016-05-29T21:07:00Z"/>
        </w:trPr>
        <w:tc>
          <w:tcPr>
            <w:tcW w:w="1705" w:type="dxa"/>
          </w:tcPr>
          <w:p w14:paraId="6B0ECCEC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376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77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Testes de implementa</w:t>
              </w:r>
              <w:r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çã</w:t>
              </w:r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o 1.0v</w:t>
              </w:r>
            </w:ins>
          </w:p>
        </w:tc>
        <w:tc>
          <w:tcPr>
            <w:tcW w:w="885" w:type="dxa"/>
          </w:tcPr>
          <w:p w14:paraId="31D86B0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7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568EB79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7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C262A1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  <w:shd w:val="clear" w:color="auto" w:fill="000000"/>
          </w:tcPr>
          <w:p w14:paraId="1F28C4F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A18013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5F315D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5998920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D26B24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6091BC7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1F8BC7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E62C56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E3C8FC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8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465CE4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9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0A7E1C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9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38D2A3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9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59987BA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9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4DAE750F" w14:textId="77777777" w:rsidTr="006D4D90">
        <w:trPr>
          <w:trHeight w:val="422"/>
          <w:ins w:id="1394" w:author="rui guirrugo" w:date="2016-05-29T21:07:00Z"/>
        </w:trPr>
        <w:tc>
          <w:tcPr>
            <w:tcW w:w="1705" w:type="dxa"/>
          </w:tcPr>
          <w:p w14:paraId="4EB1AEF1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395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396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Estudo sobre graphical UI</w:t>
              </w:r>
            </w:ins>
          </w:p>
        </w:tc>
        <w:tc>
          <w:tcPr>
            <w:tcW w:w="885" w:type="dxa"/>
            <w:shd w:val="clear" w:color="auto" w:fill="000000"/>
          </w:tcPr>
          <w:p w14:paraId="1191238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9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  <w:shd w:val="clear" w:color="auto" w:fill="000000"/>
          </w:tcPr>
          <w:p w14:paraId="080BB81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9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44A16AD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39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7F8BE3C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4AE8CA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755EB0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625827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80C02A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4FCE833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08C471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09132F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D5C611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C051D1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0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B392F7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1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BDE4EE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1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0A85E4F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1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582B68BD" w14:textId="77777777" w:rsidTr="006D4D90">
        <w:trPr>
          <w:trHeight w:val="422"/>
          <w:ins w:id="1413" w:author="rui guirrugo" w:date="2016-05-29T21:07:00Z"/>
        </w:trPr>
        <w:tc>
          <w:tcPr>
            <w:tcW w:w="1705" w:type="dxa"/>
          </w:tcPr>
          <w:p w14:paraId="38CD8E4D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414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415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 xml:space="preserve">Codificação </w:t>
              </w:r>
            </w:ins>
          </w:p>
        </w:tc>
        <w:tc>
          <w:tcPr>
            <w:tcW w:w="885" w:type="dxa"/>
          </w:tcPr>
          <w:p w14:paraId="40D8EF3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1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5D5F247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1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606EE9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1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  <w:shd w:val="clear" w:color="auto" w:fill="000000"/>
          </w:tcPr>
          <w:p w14:paraId="72FC701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1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5964527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78BD20E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AA4578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DBE713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  <w:shd w:val="clear" w:color="auto" w:fill="000000"/>
          </w:tcPr>
          <w:p w14:paraId="6E0B2EE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3E12B2BA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6E5F519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9C9639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1DFEAD5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4E4CA46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2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D4B7C9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3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03F7E57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3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630596A0" w14:textId="77777777" w:rsidTr="006D4D90">
        <w:trPr>
          <w:trHeight w:val="438"/>
          <w:ins w:id="1432" w:author="rui guirrugo" w:date="2016-05-29T21:07:00Z"/>
        </w:trPr>
        <w:tc>
          <w:tcPr>
            <w:tcW w:w="1705" w:type="dxa"/>
          </w:tcPr>
          <w:p w14:paraId="145DF853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433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434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Testes de integração 1.1</w:t>
              </w:r>
            </w:ins>
          </w:p>
        </w:tc>
        <w:tc>
          <w:tcPr>
            <w:tcW w:w="885" w:type="dxa"/>
          </w:tcPr>
          <w:p w14:paraId="740C3D9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3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14A31DC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3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0BAFC7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3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3073530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3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344A3B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3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B4A30A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  <w:shd w:val="clear" w:color="auto" w:fill="000000"/>
          </w:tcPr>
          <w:p w14:paraId="38382EF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E6F509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6F74736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17CCEA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C109D0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46516D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52B301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4E1D74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70C733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4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3ADF10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5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30CB945A" w14:textId="77777777" w:rsidTr="006D4D90">
        <w:trPr>
          <w:trHeight w:val="422"/>
          <w:ins w:id="1451" w:author="rui guirrugo" w:date="2016-05-29T21:07:00Z"/>
        </w:trPr>
        <w:tc>
          <w:tcPr>
            <w:tcW w:w="1705" w:type="dxa"/>
          </w:tcPr>
          <w:p w14:paraId="68707195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452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453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Correção de  código adjacente</w:t>
              </w:r>
            </w:ins>
          </w:p>
        </w:tc>
        <w:tc>
          <w:tcPr>
            <w:tcW w:w="885" w:type="dxa"/>
          </w:tcPr>
          <w:p w14:paraId="3CC24BD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5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04E3D0A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5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2C902F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5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484A01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5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EFD853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5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6EEB7A8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5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5AC92D3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  <w:shd w:val="clear" w:color="auto" w:fill="000000"/>
          </w:tcPr>
          <w:p w14:paraId="72D8879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77D6D2A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75BEAA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C467D2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73C5BF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1A11D6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CF29A6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219C63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21D62EB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6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0F1124CE" w14:textId="77777777" w:rsidTr="006D4D90">
        <w:trPr>
          <w:trHeight w:val="438"/>
          <w:ins w:id="1470" w:author="rui guirrugo" w:date="2016-05-29T21:07:00Z"/>
        </w:trPr>
        <w:tc>
          <w:tcPr>
            <w:tcW w:w="1705" w:type="dxa"/>
          </w:tcPr>
          <w:p w14:paraId="0D070110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471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472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Testes de implementação 1.2</w:t>
              </w:r>
            </w:ins>
          </w:p>
        </w:tc>
        <w:tc>
          <w:tcPr>
            <w:tcW w:w="885" w:type="dxa"/>
          </w:tcPr>
          <w:p w14:paraId="60C0776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7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52B1E49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7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D9C435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7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3ED00E1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7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EB945A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7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4B1BB1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7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163F7C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7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1325D953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8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  <w:shd w:val="clear" w:color="auto" w:fill="000000"/>
          </w:tcPr>
          <w:p w14:paraId="2E0F0FE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8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2E301F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8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9CE444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8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91E4DC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8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A9BB4E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8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277A5F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8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326900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8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096F54B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8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4EF7E236" w14:textId="77777777" w:rsidTr="006D4D90">
        <w:trPr>
          <w:trHeight w:val="438"/>
          <w:ins w:id="1489" w:author="rui guirrugo" w:date="2016-05-29T21:07:00Z"/>
        </w:trPr>
        <w:tc>
          <w:tcPr>
            <w:tcW w:w="1705" w:type="dxa"/>
          </w:tcPr>
          <w:p w14:paraId="1FBDBB25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490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491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Entrega do primeiro rascunho ao supervisor</w:t>
              </w:r>
            </w:ins>
          </w:p>
        </w:tc>
        <w:tc>
          <w:tcPr>
            <w:tcW w:w="885" w:type="dxa"/>
          </w:tcPr>
          <w:p w14:paraId="4CC138C8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9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2BAC2F4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9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079F138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9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7CBD269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9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7F7E550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9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2C91F10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9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75D74AAA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9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F58486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49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8DE7FF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0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ADF294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0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0E40464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0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52D469B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0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9E817C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0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7E4EAA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0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40B262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0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7AC4121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0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312595AA" w14:textId="77777777" w:rsidTr="006D4D90">
        <w:trPr>
          <w:trHeight w:val="438"/>
          <w:ins w:id="1508" w:author="rui guirrugo" w:date="2016-05-29T21:07:00Z"/>
        </w:trPr>
        <w:tc>
          <w:tcPr>
            <w:tcW w:w="1705" w:type="dxa"/>
          </w:tcPr>
          <w:p w14:paraId="16AE1F3D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509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510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Produção do relatório</w:t>
              </w:r>
            </w:ins>
          </w:p>
        </w:tc>
        <w:tc>
          <w:tcPr>
            <w:tcW w:w="885" w:type="dxa"/>
          </w:tcPr>
          <w:p w14:paraId="30F1370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1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30D91FE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1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14A8926B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1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205D5A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1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4E17B9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1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69505F7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1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4B6A8CB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1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1A4ABA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1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3559425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1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3C51D67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2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A9CB60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2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8FFB92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2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656EF71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2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6D0B0D9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2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C1555EF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2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398EAA3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2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64EF7C9A" w14:textId="77777777" w:rsidTr="006D4D90">
        <w:trPr>
          <w:trHeight w:val="438"/>
          <w:ins w:id="1527" w:author="rui guirrugo" w:date="2016-05-29T21:07:00Z"/>
        </w:trPr>
        <w:tc>
          <w:tcPr>
            <w:tcW w:w="1705" w:type="dxa"/>
          </w:tcPr>
          <w:p w14:paraId="09EB7ABF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528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529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Entrega ao Gabinete</w:t>
              </w:r>
            </w:ins>
          </w:p>
        </w:tc>
        <w:tc>
          <w:tcPr>
            <w:tcW w:w="885" w:type="dxa"/>
          </w:tcPr>
          <w:p w14:paraId="29D098A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427CF90A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F6ABB3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4C9D0ADD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FB6B0FA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5EB047DA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2BC158A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372CC1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60B9A5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62DDB1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3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783B047A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4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B27B79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4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DBA7AF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4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460C132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4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84856B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4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</w:tcPr>
          <w:p w14:paraId="6A33EBF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4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  <w:tr w:rsidR="006D4D90" w:rsidRPr="00C85F52" w14:paraId="4C9B604C" w14:textId="77777777" w:rsidTr="006D4D90">
        <w:trPr>
          <w:trHeight w:val="438"/>
          <w:ins w:id="1546" w:author="rui guirrugo" w:date="2016-05-29T21:07:00Z"/>
        </w:trPr>
        <w:tc>
          <w:tcPr>
            <w:tcW w:w="1705" w:type="dxa"/>
          </w:tcPr>
          <w:p w14:paraId="528C0A0B" w14:textId="77777777" w:rsidR="006D4D90" w:rsidRPr="00C85F52" w:rsidRDefault="006D4D90" w:rsidP="00A1116E">
            <w:pPr>
              <w:pStyle w:val="BodyText"/>
              <w:spacing w:before="0" w:after="0" w:line="360" w:lineRule="auto"/>
              <w:jc w:val="left"/>
              <w:rPr>
                <w:ins w:id="1547" w:author="rui guirrugo" w:date="2016-05-29T21:07:00Z"/>
                <w:rFonts w:ascii="Times New Roman" w:hAnsi="Times New Roman" w:cs="Times New Roman"/>
                <w:color w:val="000000"/>
                <w:sz w:val="16"/>
                <w:szCs w:val="16"/>
              </w:rPr>
            </w:pPr>
            <w:ins w:id="1548" w:author="rui guirrugo" w:date="2016-05-29T21:07:00Z">
              <w:r w:rsidRPr="00C85F52"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Coração de imprevistos</w:t>
              </w:r>
            </w:ins>
          </w:p>
        </w:tc>
        <w:tc>
          <w:tcPr>
            <w:tcW w:w="885" w:type="dxa"/>
          </w:tcPr>
          <w:p w14:paraId="616A29A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4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842" w:type="dxa"/>
          </w:tcPr>
          <w:p w14:paraId="40CBD2F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6669208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6A11A9DE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2AE86C9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3C759E64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2" w:type="dxa"/>
          </w:tcPr>
          <w:p w14:paraId="074A463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5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669" w:type="dxa"/>
          </w:tcPr>
          <w:p w14:paraId="47743DF7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6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51" w:type="dxa"/>
          </w:tcPr>
          <w:p w14:paraId="5179F6F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7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4F04FB9C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8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0D35764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59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57064246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60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26296D25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61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</w:tcPr>
          <w:p w14:paraId="1E4CE5A2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62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788" w:type="dxa"/>
            <w:shd w:val="clear" w:color="auto" w:fill="000000"/>
          </w:tcPr>
          <w:p w14:paraId="07122C61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63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944" w:type="dxa"/>
            <w:shd w:val="clear" w:color="auto" w:fill="000000"/>
          </w:tcPr>
          <w:p w14:paraId="5F3D4560" w14:textId="77777777" w:rsidR="006D4D90" w:rsidRPr="00C85F52" w:rsidRDefault="006D4D90" w:rsidP="00A1116E">
            <w:pPr>
              <w:pStyle w:val="BodyText"/>
              <w:spacing w:before="0" w:after="0" w:line="360" w:lineRule="auto"/>
              <w:rPr>
                <w:ins w:id="1564" w:author="rui guirrugo" w:date="2016-05-29T21:07:00Z"/>
                <w:rFonts w:ascii="Times New Roman" w:hAnsi="Times New Roman" w:cs="Times New Roman"/>
                <w:color w:val="000000"/>
                <w:szCs w:val="24"/>
              </w:rPr>
            </w:pPr>
          </w:p>
        </w:tc>
      </w:tr>
    </w:tbl>
    <w:p w14:paraId="0B3F64DB" w14:textId="77777777" w:rsidR="0066765D" w:rsidRDefault="0066765D" w:rsidP="00AF2243">
      <w:pPr>
        <w:pStyle w:val="Heading1"/>
        <w:rPr>
          <w:ins w:id="1565" w:author="rui guirrugo" w:date="2016-05-29T21:15:00Z"/>
        </w:rPr>
        <w:sectPr w:rsidR="0066765D" w:rsidSect="0066765D">
          <w:headerReference w:type="default" r:id="rId36"/>
          <w:footerReference w:type="default" r:id="rId37"/>
          <w:pgSz w:w="16840" w:h="11907" w:orient="landscape" w:code="9"/>
          <w:pgMar w:top="1699" w:right="1699" w:bottom="1138" w:left="1138" w:header="720" w:footer="562" w:gutter="0"/>
          <w:pgNumType w:start="1"/>
          <w:cols w:space="720"/>
          <w:docGrid w:linePitch="360"/>
          <w:sectPrChange w:id="1566" w:author="rui guirrugo" w:date="2016-05-29T21:15:00Z">
            <w:sectPr w:rsidR="0066765D" w:rsidSect="0066765D">
              <w:pgSz w:w="11907" w:h="16840" w:orient="portrait"/>
              <w:pgMar w:top="1701" w:right="1134" w:bottom="1134" w:left="1701" w:header="720" w:footer="567" w:gutter="0"/>
            </w:sectPr>
          </w:sectPrChange>
        </w:sectPr>
        <w:pPrChange w:id="1567" w:author="rui guirrugo" w:date="2016-05-29T21:22:00Z">
          <w:pPr>
            <w:pStyle w:val="Heading1"/>
            <w:pageBreakBefore w:val="0"/>
          </w:pPr>
        </w:pPrChange>
      </w:pPr>
    </w:p>
    <w:p w14:paraId="4CEF3FBF" w14:textId="77777777" w:rsidR="00AF2243" w:rsidRPr="0005259B" w:rsidRDefault="00AF2243" w:rsidP="00AF2243">
      <w:pPr>
        <w:pStyle w:val="Heading1"/>
        <w:rPr>
          <w:ins w:id="1568" w:author="rui guirrugo" w:date="2016-05-29T21:21:00Z"/>
        </w:rPr>
        <w:pPrChange w:id="1569" w:author="rui guirrugo" w:date="2016-05-29T21:22:00Z">
          <w:pPr>
            <w:pStyle w:val="Heading1"/>
            <w:numPr>
              <w:numId w:val="36"/>
            </w:numPr>
          </w:pPr>
        </w:pPrChange>
      </w:pPr>
      <w:ins w:id="1570" w:author="rui guirrugo" w:date="2016-05-29T21:21:00Z">
        <w:r w:rsidRPr="0005259B">
          <w:t>CAPÍTULO 5 - CONCLUSÕES E RECOMENDACÕES</w:t>
        </w:r>
      </w:ins>
    </w:p>
    <w:p w14:paraId="116D6E10" w14:textId="77777777" w:rsidR="00AF2243" w:rsidRPr="0005259B" w:rsidRDefault="00AF2243" w:rsidP="00AF2243">
      <w:pPr>
        <w:pStyle w:val="BodyText"/>
        <w:spacing w:before="0" w:after="0" w:line="360" w:lineRule="auto"/>
        <w:rPr>
          <w:ins w:id="1571" w:author="rui guirrugo" w:date="2016-05-29T21:21:00Z"/>
          <w:rFonts w:ascii="Times New Roman" w:hAnsi="Times New Roman" w:cs="Times New Roman"/>
        </w:rPr>
      </w:pPr>
    </w:p>
    <w:p w14:paraId="2E240FF7" w14:textId="77777777" w:rsidR="00AF2243" w:rsidRPr="0005259B" w:rsidRDefault="00AF2243" w:rsidP="00AF2243">
      <w:pPr>
        <w:pStyle w:val="Heading2"/>
        <w:rPr>
          <w:ins w:id="1572" w:author="rui guirrugo" w:date="2016-05-29T21:21:00Z"/>
        </w:rPr>
      </w:pPr>
      <w:ins w:id="1573" w:author="rui guirrugo" w:date="2016-05-29T21:21:00Z">
        <w:r w:rsidRPr="0005259B">
          <w:t>Conclusões</w:t>
        </w:r>
      </w:ins>
    </w:p>
    <w:p w14:paraId="2D849341" w14:textId="520CFCD2" w:rsidR="00231FBD" w:rsidRPr="00231FBD" w:rsidRDefault="00231FBD" w:rsidP="00231FBD">
      <w:pPr>
        <w:pStyle w:val="Title"/>
        <w:spacing w:before="0" w:after="0"/>
        <w:jc w:val="both"/>
        <w:rPr>
          <w:ins w:id="1574" w:author="rui guirrugo" w:date="2016-05-29T22:04:00Z"/>
          <w:rFonts w:cs="Times New Roman"/>
          <w:b w:val="0"/>
          <w:sz w:val="24"/>
          <w:szCs w:val="24"/>
        </w:rPr>
        <w:pPrChange w:id="1575" w:author="rui guirrugo" w:date="2016-05-29T22:04:00Z">
          <w:pPr>
            <w:pStyle w:val="Title"/>
            <w:spacing w:before="0" w:after="0"/>
          </w:pPr>
        </w:pPrChange>
      </w:pPr>
      <w:ins w:id="1576" w:author="rui guirrugo" w:date="2016-05-29T22:04:00Z">
        <w:r w:rsidRPr="00231FBD">
          <w:rPr>
            <w:rFonts w:cs="Times New Roman"/>
            <w:b w:val="0"/>
            <w:sz w:val="24"/>
            <w:szCs w:val="24"/>
          </w:rPr>
          <w:t>Em jeito de conclusão é de iterar que o projeto trouxe mais valia ao autor n</w:t>
        </w:r>
        <w:r w:rsidR="00EC4DBE">
          <w:rPr>
            <w:rFonts w:cs="Times New Roman"/>
            <w:b w:val="0"/>
            <w:sz w:val="24"/>
            <w:szCs w:val="24"/>
          </w:rPr>
          <w:t xml:space="preserve">os espertos mais profissionais </w:t>
        </w:r>
        <w:r w:rsidRPr="00231FBD">
          <w:rPr>
            <w:rFonts w:cs="Times New Roman"/>
            <w:b w:val="0"/>
            <w:sz w:val="24"/>
            <w:szCs w:val="24"/>
          </w:rPr>
          <w:t>em termos de resultados finais em projetos de engenharia de software.</w:t>
        </w:r>
      </w:ins>
    </w:p>
    <w:p w14:paraId="5211FE4D" w14:textId="77777777" w:rsidR="00231FBD" w:rsidRPr="00231FBD" w:rsidRDefault="00231FBD" w:rsidP="00231FBD">
      <w:pPr>
        <w:pStyle w:val="Title"/>
        <w:spacing w:before="0" w:after="0"/>
        <w:jc w:val="both"/>
        <w:rPr>
          <w:ins w:id="1577" w:author="rui guirrugo" w:date="2016-05-29T22:04:00Z"/>
          <w:rFonts w:cs="Times New Roman"/>
          <w:b w:val="0"/>
          <w:sz w:val="24"/>
          <w:szCs w:val="24"/>
        </w:rPr>
        <w:pPrChange w:id="1578" w:author="rui guirrugo" w:date="2016-05-29T22:04:00Z">
          <w:pPr>
            <w:pStyle w:val="Title"/>
            <w:spacing w:before="0" w:after="0"/>
          </w:pPr>
        </w:pPrChange>
      </w:pPr>
    </w:p>
    <w:p w14:paraId="1755BA13" w14:textId="7641AE30" w:rsidR="00231FBD" w:rsidRPr="00231FBD" w:rsidRDefault="00231FBD" w:rsidP="00231FBD">
      <w:pPr>
        <w:pStyle w:val="Title"/>
        <w:spacing w:before="0" w:after="0"/>
        <w:jc w:val="both"/>
        <w:rPr>
          <w:ins w:id="1579" w:author="rui guirrugo" w:date="2016-05-29T22:04:00Z"/>
          <w:rFonts w:cs="Times New Roman"/>
          <w:b w:val="0"/>
          <w:sz w:val="24"/>
          <w:szCs w:val="24"/>
        </w:rPr>
        <w:pPrChange w:id="1580" w:author="rui guirrugo" w:date="2016-05-29T22:04:00Z">
          <w:pPr>
            <w:pStyle w:val="Title"/>
            <w:spacing w:before="0" w:after="0"/>
          </w:pPr>
        </w:pPrChange>
      </w:pPr>
      <w:ins w:id="1581" w:author="rui guirrugo" w:date="2016-05-29T22:04:00Z">
        <w:r w:rsidRPr="00231FBD">
          <w:rPr>
            <w:rFonts w:cs="Times New Roman"/>
            <w:b w:val="0"/>
            <w:sz w:val="24"/>
            <w:szCs w:val="24"/>
          </w:rPr>
          <w:t xml:space="preserve">O projeto </w:t>
        </w:r>
        <w:r w:rsidR="00EC4DBE">
          <w:rPr>
            <w:rFonts w:cs="Times New Roman"/>
            <w:b w:val="0"/>
            <w:sz w:val="24"/>
            <w:szCs w:val="24"/>
          </w:rPr>
          <w:t xml:space="preserve">também trouxe com tentativa de </w:t>
        </w:r>
        <w:r w:rsidRPr="00231FBD">
          <w:rPr>
            <w:rFonts w:cs="Times New Roman"/>
            <w:b w:val="0"/>
            <w:sz w:val="24"/>
            <w:szCs w:val="24"/>
          </w:rPr>
          <w:t>resolução de um problema de natureza moral, a satisfação do autor na tentativa de resolução de problemas é um dos sect</w:t>
        </w:r>
        <w:r w:rsidR="00EC4DBE">
          <w:rPr>
            <w:rFonts w:cs="Times New Roman"/>
            <w:b w:val="0"/>
            <w:sz w:val="24"/>
            <w:szCs w:val="24"/>
          </w:rPr>
          <w:t xml:space="preserve">ores públicos com menos atenção. Sendo assim uma entidade </w:t>
        </w:r>
        <w:r w:rsidRPr="00231FBD">
          <w:rPr>
            <w:rFonts w:cs="Times New Roman"/>
            <w:b w:val="0"/>
            <w:sz w:val="24"/>
            <w:szCs w:val="24"/>
          </w:rPr>
          <w:t xml:space="preserve">frágil como o Tribunal dos Melhores. </w:t>
        </w:r>
      </w:ins>
    </w:p>
    <w:p w14:paraId="4ED0262C" w14:textId="77777777" w:rsidR="00231FBD" w:rsidRPr="00231FBD" w:rsidRDefault="00231FBD" w:rsidP="00231FBD">
      <w:pPr>
        <w:pStyle w:val="Title"/>
        <w:spacing w:before="0" w:after="0"/>
        <w:jc w:val="both"/>
        <w:rPr>
          <w:ins w:id="1582" w:author="rui guirrugo" w:date="2016-05-29T22:04:00Z"/>
          <w:rFonts w:cs="Times New Roman"/>
          <w:b w:val="0"/>
          <w:sz w:val="24"/>
          <w:szCs w:val="24"/>
        </w:rPr>
        <w:pPrChange w:id="1583" w:author="rui guirrugo" w:date="2016-05-29T22:04:00Z">
          <w:pPr>
            <w:pStyle w:val="Title"/>
            <w:spacing w:before="0" w:after="0"/>
          </w:pPr>
        </w:pPrChange>
      </w:pPr>
    </w:p>
    <w:p w14:paraId="22553376" w14:textId="77777777" w:rsidR="00231FBD" w:rsidRPr="00231FBD" w:rsidRDefault="00231FBD" w:rsidP="00231FBD">
      <w:pPr>
        <w:pStyle w:val="Title"/>
        <w:spacing w:before="0" w:after="0"/>
        <w:jc w:val="both"/>
        <w:rPr>
          <w:ins w:id="1584" w:author="rui guirrugo" w:date="2016-05-29T22:04:00Z"/>
          <w:rFonts w:cs="Times New Roman"/>
          <w:b w:val="0"/>
          <w:sz w:val="24"/>
          <w:szCs w:val="24"/>
        </w:rPr>
        <w:pPrChange w:id="1585" w:author="rui guirrugo" w:date="2016-05-29T22:04:00Z">
          <w:pPr>
            <w:pStyle w:val="Title"/>
            <w:spacing w:before="0" w:after="0"/>
          </w:pPr>
        </w:pPrChange>
      </w:pPr>
      <w:ins w:id="1586" w:author="rui guirrugo" w:date="2016-05-29T22:04:00Z">
        <w:r w:rsidRPr="00231FBD">
          <w:rPr>
            <w:rFonts w:cs="Times New Roman"/>
            <w:b w:val="0"/>
            <w:sz w:val="24"/>
            <w:szCs w:val="24"/>
          </w:rPr>
          <w:t xml:space="preserve">A implementação do Hibernate e ZK framework tornaram-se as atividades mais desafiantes ao autor pois exigia estudo profundo no conhecimento de uma nova linguagem de programação. </w:t>
        </w:r>
      </w:ins>
    </w:p>
    <w:p w14:paraId="39A408AA" w14:textId="77777777" w:rsidR="00231FBD" w:rsidRPr="00231FBD" w:rsidRDefault="00231FBD" w:rsidP="00231FBD">
      <w:pPr>
        <w:pStyle w:val="Title"/>
        <w:spacing w:before="0" w:after="0"/>
        <w:jc w:val="both"/>
        <w:rPr>
          <w:ins w:id="1587" w:author="rui guirrugo" w:date="2016-05-29T22:04:00Z"/>
          <w:rFonts w:cs="Times New Roman"/>
          <w:b w:val="0"/>
          <w:sz w:val="24"/>
          <w:szCs w:val="24"/>
        </w:rPr>
        <w:pPrChange w:id="1588" w:author="rui guirrugo" w:date="2016-05-29T22:04:00Z">
          <w:pPr>
            <w:pStyle w:val="Title"/>
            <w:spacing w:before="0" w:after="0"/>
          </w:pPr>
        </w:pPrChange>
      </w:pPr>
    </w:p>
    <w:p w14:paraId="64ED3095" w14:textId="77777777" w:rsidR="00231FBD" w:rsidRPr="00231FBD" w:rsidRDefault="00231FBD" w:rsidP="00231FBD">
      <w:pPr>
        <w:pStyle w:val="Title"/>
        <w:spacing w:before="0" w:after="0"/>
        <w:jc w:val="both"/>
        <w:rPr>
          <w:ins w:id="1589" w:author="rui guirrugo" w:date="2016-05-29T22:04:00Z"/>
          <w:rFonts w:cs="Times New Roman"/>
          <w:b w:val="0"/>
          <w:sz w:val="24"/>
          <w:szCs w:val="24"/>
        </w:rPr>
        <w:pPrChange w:id="1590" w:author="rui guirrugo" w:date="2016-05-29T22:04:00Z">
          <w:pPr>
            <w:pStyle w:val="Title"/>
            <w:spacing w:before="0" w:after="0"/>
          </w:pPr>
        </w:pPrChange>
      </w:pPr>
      <w:ins w:id="1591" w:author="rui guirrugo" w:date="2016-05-29T22:04:00Z">
        <w:r w:rsidRPr="00231FBD">
          <w:rPr>
            <w:rFonts w:cs="Times New Roman"/>
            <w:b w:val="0"/>
            <w:sz w:val="24"/>
            <w:szCs w:val="24"/>
          </w:rPr>
          <w:t xml:space="preserve">Com HEDL como uma das ferramentas principais de programação neste projeto, com pode ser adquirir uma licença gratuita da DevBoost para todos os estudantes e colaboradores do ISUTC, sendo ela uma ferramenta de custo de €288. </w:t>
        </w:r>
      </w:ins>
    </w:p>
    <w:p w14:paraId="7A6DA143" w14:textId="77777777" w:rsidR="00231FBD" w:rsidRPr="00231FBD" w:rsidRDefault="00231FBD" w:rsidP="00231FBD">
      <w:pPr>
        <w:pStyle w:val="Title"/>
        <w:spacing w:before="0" w:after="0"/>
        <w:jc w:val="both"/>
        <w:rPr>
          <w:ins w:id="1592" w:author="rui guirrugo" w:date="2016-05-29T22:04:00Z"/>
          <w:rFonts w:cs="Times New Roman"/>
          <w:b w:val="0"/>
          <w:sz w:val="24"/>
          <w:szCs w:val="24"/>
        </w:rPr>
        <w:pPrChange w:id="1593" w:author="rui guirrugo" w:date="2016-05-29T22:04:00Z">
          <w:pPr>
            <w:pStyle w:val="Title"/>
            <w:spacing w:before="0" w:after="0"/>
          </w:pPr>
        </w:pPrChange>
      </w:pPr>
    </w:p>
    <w:p w14:paraId="5AD07F13" w14:textId="52C6FDA3" w:rsidR="00231FBD" w:rsidRPr="00231FBD" w:rsidRDefault="00231FBD" w:rsidP="00231FBD">
      <w:pPr>
        <w:pStyle w:val="Title"/>
        <w:spacing w:before="0" w:after="0"/>
        <w:jc w:val="both"/>
        <w:rPr>
          <w:ins w:id="1594" w:author="rui guirrugo" w:date="2016-05-29T22:04:00Z"/>
          <w:rFonts w:cs="Times New Roman"/>
          <w:b w:val="0"/>
          <w:sz w:val="24"/>
          <w:szCs w:val="24"/>
        </w:rPr>
        <w:pPrChange w:id="1595" w:author="rui guirrugo" w:date="2016-05-29T22:04:00Z">
          <w:pPr>
            <w:pStyle w:val="Title"/>
            <w:spacing w:before="0" w:after="0"/>
          </w:pPr>
        </w:pPrChange>
      </w:pPr>
      <w:ins w:id="1596" w:author="rui guirrugo" w:date="2016-05-29T22:04:00Z">
        <w:r w:rsidRPr="00231FBD">
          <w:rPr>
            <w:rFonts w:cs="Times New Roman"/>
            <w:b w:val="0"/>
            <w:sz w:val="24"/>
            <w:szCs w:val="24"/>
          </w:rPr>
          <w:t xml:space="preserve">O protótipo ainda </w:t>
        </w:r>
        <w:r w:rsidRPr="00231FBD">
          <w:rPr>
            <w:rFonts w:cs="Times New Roman"/>
            <w:b w:val="0"/>
            <w:sz w:val="24"/>
            <w:szCs w:val="24"/>
          </w:rPr>
          <w:t>se dispõe</w:t>
        </w:r>
        <w:r w:rsidRPr="00231FBD">
          <w:rPr>
            <w:rFonts w:cs="Times New Roman"/>
            <w:b w:val="0"/>
            <w:sz w:val="24"/>
            <w:szCs w:val="24"/>
          </w:rPr>
          <w:t xml:space="preserve"> de muitos erros de programação e necessita de várias fases de verificação final para que assim possa ser posto em produção</w:t>
        </w:r>
      </w:ins>
    </w:p>
    <w:p w14:paraId="38853A64" w14:textId="5A02F84A" w:rsidR="00AF2243" w:rsidRPr="0005259B" w:rsidRDefault="00AF2243" w:rsidP="00AF2243">
      <w:pPr>
        <w:pStyle w:val="Title"/>
        <w:spacing w:before="0" w:after="0"/>
        <w:jc w:val="both"/>
        <w:rPr>
          <w:ins w:id="1597" w:author="rui guirrugo" w:date="2016-05-29T21:21:00Z"/>
          <w:rFonts w:cs="Times New Roman"/>
          <w:b w:val="0"/>
          <w:sz w:val="24"/>
          <w:szCs w:val="24"/>
        </w:rPr>
      </w:pPr>
    </w:p>
    <w:p w14:paraId="07D32270" w14:textId="77777777" w:rsidR="00AF2243" w:rsidRPr="0005259B" w:rsidRDefault="00AF2243" w:rsidP="00AF2243">
      <w:pPr>
        <w:pStyle w:val="Heading2"/>
        <w:rPr>
          <w:ins w:id="1598" w:author="rui guirrugo" w:date="2016-05-29T21:21:00Z"/>
        </w:rPr>
      </w:pPr>
      <w:ins w:id="1599" w:author="rui guirrugo" w:date="2016-05-29T21:21:00Z">
        <w:r w:rsidRPr="0005259B">
          <w:t>Recomendações</w:t>
        </w:r>
      </w:ins>
    </w:p>
    <w:p w14:paraId="4FF3461A" w14:textId="4610E07E" w:rsidR="00EC4DBE" w:rsidRPr="00EC4DBE" w:rsidRDefault="00EC4DBE" w:rsidP="00EC4DBE">
      <w:pPr>
        <w:pStyle w:val="BodyText"/>
        <w:spacing w:before="0" w:after="0" w:line="360" w:lineRule="auto"/>
        <w:rPr>
          <w:ins w:id="1600" w:author="rui guirrugo" w:date="2016-05-29T22:08:00Z"/>
          <w:rFonts w:ascii="Times New Roman" w:hAnsi="Times New Roman" w:cs="Times New Roman"/>
          <w:szCs w:val="24"/>
        </w:rPr>
        <w:pPrChange w:id="1601" w:author="rui guirrugo" w:date="2016-05-29T22:08:00Z">
          <w:pPr>
            <w:pStyle w:val="BodyText"/>
            <w:spacing w:before="0" w:after="0"/>
          </w:pPr>
        </w:pPrChange>
      </w:pPr>
      <w:ins w:id="1602" w:author="rui guirrugo" w:date="2016-05-29T22:08:00Z">
        <w:r w:rsidRPr="00EC4DBE">
          <w:rPr>
            <w:rFonts w:ascii="Times New Roman" w:hAnsi="Times New Roman" w:cs="Times New Roman"/>
            <w:szCs w:val="24"/>
          </w:rPr>
          <w:t>Recomenda-se que tribunal dos menores a cidade de Maputo:</w:t>
        </w:r>
      </w:ins>
    </w:p>
    <w:p w14:paraId="6A3CFD10" w14:textId="5930B390" w:rsidR="00EC4DBE" w:rsidRDefault="00EC4DBE" w:rsidP="00EC4DBE">
      <w:pPr>
        <w:pStyle w:val="BodyText"/>
        <w:spacing w:before="0" w:after="0" w:line="360" w:lineRule="auto"/>
        <w:rPr>
          <w:ins w:id="1603" w:author="rui guirrugo" w:date="2016-05-29T22:11:00Z"/>
          <w:rFonts w:ascii="Times New Roman" w:hAnsi="Times New Roman" w:cs="Times New Roman"/>
          <w:szCs w:val="24"/>
        </w:rPr>
        <w:pPrChange w:id="1604" w:author="rui guirrugo" w:date="2016-05-29T22:08:00Z">
          <w:pPr>
            <w:pStyle w:val="BodyText"/>
            <w:spacing w:before="0" w:after="0"/>
          </w:pPr>
        </w:pPrChange>
      </w:pPr>
      <w:ins w:id="1605" w:author="rui guirrugo" w:date="2016-05-29T22:08:00Z">
        <w:r w:rsidRPr="00EC4DBE">
          <w:rPr>
            <w:rFonts w:ascii="Times New Roman" w:hAnsi="Times New Roman" w:cs="Times New Roman"/>
            <w:szCs w:val="24"/>
          </w:rPr>
          <w:t xml:space="preserve">— </w:t>
        </w:r>
      </w:ins>
      <w:ins w:id="1606" w:author="rui guirrugo" w:date="2016-05-29T22:12:00Z">
        <w:r w:rsidRPr="00EC4DBE">
          <w:rPr>
            <w:rFonts w:ascii="Times New Roman" w:hAnsi="Times New Roman" w:cs="Times New Roman"/>
            <w:szCs w:val="24"/>
          </w:rPr>
          <w:t>Passe</w:t>
        </w:r>
      </w:ins>
      <w:ins w:id="1607" w:author="rui guirrugo" w:date="2016-05-29T22:08:00Z">
        <w:r w:rsidRPr="00EC4DBE">
          <w:rPr>
            <w:rFonts w:ascii="Times New Roman" w:hAnsi="Times New Roman" w:cs="Times New Roman"/>
            <w:szCs w:val="24"/>
          </w:rPr>
          <w:t xml:space="preserve"> de um processo de revisão de políticas nos aspetos de gestão de processos judiciais, E </w:t>
        </w:r>
      </w:ins>
      <w:ins w:id="1608" w:author="rui guirrugo" w:date="2016-05-29T22:12:00Z">
        <w:r w:rsidRPr="00EC4DBE">
          <w:rPr>
            <w:rFonts w:ascii="Times New Roman" w:hAnsi="Times New Roman" w:cs="Times New Roman"/>
            <w:szCs w:val="24"/>
          </w:rPr>
          <w:t>nela implementasse</w:t>
        </w:r>
      </w:ins>
      <w:ins w:id="1609" w:author="rui guirrugo" w:date="2016-05-29T22:08:00Z">
        <w:r w:rsidRPr="00EC4DBE">
          <w:rPr>
            <w:rFonts w:ascii="Times New Roman" w:hAnsi="Times New Roman" w:cs="Times New Roman"/>
            <w:szCs w:val="24"/>
          </w:rPr>
          <w:t xml:space="preserve"> métodos mais actualizados para a gestão do mesmo.</w:t>
        </w:r>
      </w:ins>
    </w:p>
    <w:p w14:paraId="4945F138" w14:textId="77777777" w:rsidR="00EC4DBE" w:rsidRPr="00EC4DBE" w:rsidRDefault="00EC4DBE" w:rsidP="00EC4DBE">
      <w:pPr>
        <w:pStyle w:val="BodyText"/>
        <w:spacing w:before="0" w:after="0" w:line="360" w:lineRule="auto"/>
        <w:rPr>
          <w:ins w:id="1610" w:author="rui guirrugo" w:date="2016-05-29T22:08:00Z"/>
          <w:rFonts w:ascii="Times New Roman" w:hAnsi="Times New Roman" w:cs="Times New Roman"/>
          <w:szCs w:val="24"/>
        </w:rPr>
        <w:pPrChange w:id="1611" w:author="rui guirrugo" w:date="2016-05-29T22:08:00Z">
          <w:pPr>
            <w:pStyle w:val="BodyText"/>
            <w:spacing w:before="0" w:after="0"/>
          </w:pPr>
        </w:pPrChange>
      </w:pPr>
    </w:p>
    <w:p w14:paraId="40C548DF" w14:textId="63EB974E" w:rsidR="00EC4DBE" w:rsidRDefault="00EC4DBE" w:rsidP="00EC4DBE">
      <w:pPr>
        <w:pStyle w:val="BodyText"/>
        <w:spacing w:before="0" w:after="0" w:line="360" w:lineRule="auto"/>
        <w:rPr>
          <w:ins w:id="1612" w:author="rui guirrugo" w:date="2016-05-29T22:11:00Z"/>
          <w:rFonts w:ascii="Times New Roman" w:hAnsi="Times New Roman" w:cs="Times New Roman"/>
          <w:szCs w:val="24"/>
        </w:rPr>
        <w:pPrChange w:id="1613" w:author="rui guirrugo" w:date="2016-05-29T22:08:00Z">
          <w:pPr>
            <w:pStyle w:val="BodyText"/>
            <w:spacing w:before="0" w:after="0"/>
          </w:pPr>
        </w:pPrChange>
      </w:pPr>
      <w:ins w:id="1614" w:author="rui guirrugo" w:date="2016-05-29T22:08:00Z">
        <w:r w:rsidRPr="00EC4DBE">
          <w:rPr>
            <w:rFonts w:ascii="Times New Roman" w:hAnsi="Times New Roman" w:cs="Times New Roman"/>
            <w:szCs w:val="24"/>
          </w:rPr>
          <w:t>— Passasse por um processo de reeducação a todos os colaboradores nos aspetos relacionados com o manuseamento de sistemas informáticos e de equipamento eletrônico para melhor atingir a produtividade de cada sector Jurídico</w:t>
        </w:r>
      </w:ins>
    </w:p>
    <w:p w14:paraId="60186C24" w14:textId="77777777" w:rsidR="00EC4DBE" w:rsidRPr="00EC4DBE" w:rsidRDefault="00EC4DBE" w:rsidP="00EC4DBE">
      <w:pPr>
        <w:pStyle w:val="BodyText"/>
        <w:spacing w:before="0" w:after="0" w:line="360" w:lineRule="auto"/>
        <w:rPr>
          <w:ins w:id="1615" w:author="rui guirrugo" w:date="2016-05-29T22:08:00Z"/>
          <w:rFonts w:ascii="Times New Roman" w:hAnsi="Times New Roman" w:cs="Times New Roman"/>
          <w:szCs w:val="24"/>
        </w:rPr>
        <w:pPrChange w:id="1616" w:author="rui guirrugo" w:date="2016-05-29T22:08:00Z">
          <w:pPr>
            <w:pStyle w:val="BodyText"/>
            <w:spacing w:before="0" w:after="0"/>
          </w:pPr>
        </w:pPrChange>
      </w:pPr>
    </w:p>
    <w:p w14:paraId="49DCCEAC" w14:textId="26B18FA1" w:rsidR="00AF2243" w:rsidRPr="0005259B" w:rsidRDefault="00EC4DBE" w:rsidP="00EC4DBE">
      <w:pPr>
        <w:pStyle w:val="BodyText"/>
        <w:spacing w:before="0" w:after="0" w:line="360" w:lineRule="auto"/>
        <w:rPr>
          <w:ins w:id="1617" w:author="rui guirrugo" w:date="2016-05-29T21:21:00Z"/>
          <w:rFonts w:ascii="Times New Roman" w:hAnsi="Times New Roman" w:cs="Times New Roman"/>
          <w:szCs w:val="24"/>
        </w:rPr>
        <w:pPrChange w:id="1618" w:author="rui guirrugo" w:date="2016-05-29T22:08:00Z">
          <w:pPr>
            <w:pStyle w:val="BodyText"/>
            <w:spacing w:before="0" w:after="0" w:line="360" w:lineRule="auto"/>
          </w:pPr>
        </w:pPrChange>
      </w:pPr>
      <w:ins w:id="1619" w:author="rui guirrugo" w:date="2016-05-29T22:08:00Z">
        <w:r w:rsidRPr="00EC4DBE">
          <w:rPr>
            <w:rFonts w:ascii="Times New Roman" w:hAnsi="Times New Roman" w:cs="Times New Roman"/>
            <w:szCs w:val="24"/>
          </w:rPr>
          <w:t xml:space="preserve">— Implementasse um sistema mais </w:t>
        </w:r>
      </w:ins>
      <w:ins w:id="1620" w:author="rui guirrugo" w:date="2016-05-29T22:12:00Z">
        <w:r w:rsidRPr="00EC4DBE">
          <w:rPr>
            <w:rFonts w:ascii="Times New Roman" w:hAnsi="Times New Roman" w:cs="Times New Roman"/>
            <w:szCs w:val="24"/>
          </w:rPr>
          <w:t>seguro</w:t>
        </w:r>
      </w:ins>
      <w:ins w:id="1621" w:author="rui guirrugo" w:date="2016-05-29T22:13:00Z">
        <w:r>
          <w:rPr>
            <w:rFonts w:ascii="Times New Roman" w:hAnsi="Times New Roman" w:cs="Times New Roman"/>
            <w:szCs w:val="24"/>
          </w:rPr>
          <w:t xml:space="preserve"> e</w:t>
        </w:r>
      </w:ins>
      <w:ins w:id="1622" w:author="rui guirrugo" w:date="2016-05-29T22:12:00Z">
        <w:r w:rsidRPr="00EC4DBE">
          <w:rPr>
            <w:rFonts w:ascii="Times New Roman" w:hAnsi="Times New Roman" w:cs="Times New Roman"/>
            <w:szCs w:val="24"/>
          </w:rPr>
          <w:t xml:space="preserve"> menos</w:t>
        </w:r>
      </w:ins>
      <w:ins w:id="1623" w:author="rui guirrugo" w:date="2016-05-29T22:08:00Z">
        <w:r w:rsidRPr="00EC4DBE">
          <w:rPr>
            <w:rFonts w:ascii="Times New Roman" w:hAnsi="Times New Roman" w:cs="Times New Roman"/>
            <w:szCs w:val="24"/>
          </w:rPr>
          <w:t xml:space="preserve"> arcaicos para a transmissão de documentos com outros Tribunais.</w:t>
        </w:r>
      </w:ins>
    </w:p>
    <w:p w14:paraId="4CBAFEF5" w14:textId="15987641" w:rsidR="00184871" w:rsidRPr="00EB526D" w:rsidDel="00F50CED" w:rsidRDefault="004E4FBA" w:rsidP="00AF2243">
      <w:pPr>
        <w:pStyle w:val="Heading1"/>
        <w:rPr>
          <w:del w:id="1624" w:author="rui guirrugo" w:date="2016-05-29T18:15:00Z"/>
          <w:rPrChange w:id="1625" w:author="rui guirrugo" w:date="2016-05-29T00:31:00Z">
            <w:rPr>
              <w:del w:id="1626" w:author="rui guirrugo" w:date="2016-05-29T18:15:00Z"/>
              <w:lang w:val="en-US"/>
            </w:rPr>
          </w:rPrChange>
        </w:rPr>
        <w:pPrChange w:id="1627" w:author="rui guirrugo" w:date="2016-05-29T21:22:00Z">
          <w:pPr>
            <w:pStyle w:val="Heading2"/>
          </w:pPr>
        </w:pPrChange>
      </w:pPr>
      <w:del w:id="1628" w:author="rui guirrugo" w:date="2016-05-29T21:23:00Z">
        <w:r w:rsidRPr="0005259B" w:rsidDel="004E4FBA">
          <w:rPr>
            <w:noProof/>
            <w:szCs w:val="24"/>
            <w:lang w:val="en-US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45CBB041" wp14:editId="14FD47E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292100</wp:posOffset>
                  </wp:positionV>
                  <wp:extent cx="5798820" cy="1737360"/>
                  <wp:effectExtent l="22860" t="22860" r="26670" b="20955"/>
                  <wp:wrapSquare wrapText="bothSides"/>
                  <wp:docPr id="14" name="Text Box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98820" cy="1737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6A0A2A" w14:textId="164220A0" w:rsidR="00E86BDC" w:rsidRPr="00D5123E" w:rsidRDefault="00E86BDC" w:rsidP="00030506">
                              <w:pPr>
                                <w:spacing w:line="240" w:lineRule="auto"/>
                                <w:rPr>
                                  <w:color w:val="FF0000"/>
                                </w:rPr>
                              </w:pPr>
                              <w:del w:id="1629" w:author="rui guirrugo" w:date="2016-05-29T21:23:00Z">
                                <w:r w:rsidRPr="00D5123E" w:rsidDel="004E4FBA">
                                  <w:rPr>
                                    <w:color w:val="FF0000"/>
                                  </w:rPr>
                                  <w:delText>A</w:delText>
                                </w:r>
                              </w:del>
                              <w:r w:rsidRPr="00D5123E">
                                <w:rPr>
                                  <w:color w:val="FF0000"/>
                                </w:rPr>
                                <w:t xml:space="preserve">s recomendações devem conter: </w:t>
                              </w:r>
                            </w:p>
                            <w:p w14:paraId="2A14B21E" w14:textId="77777777" w:rsidR="00E86BDC" w:rsidRPr="008448EF" w:rsidRDefault="00E86BDC" w:rsidP="00030506">
                              <w:pPr>
                                <w:spacing w:line="240" w:lineRule="auto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a) O</w:t>
                              </w:r>
                              <w:r w:rsidRPr="008448EF">
                                <w:rPr>
                                  <w:color w:val="FF0000"/>
                                </w:rPr>
                                <w:t>s aspectos que o autor considera que devem ser t</w:t>
                              </w:r>
                              <w:r>
                                <w:rPr>
                                  <w:color w:val="FF0000"/>
                                </w:rPr>
                                <w:t xml:space="preserve">rabalhados mais para completar </w:t>
                              </w:r>
                              <w:r w:rsidRPr="008448EF">
                                <w:rPr>
                                  <w:color w:val="FF0000"/>
                                </w:rPr>
                                <w:t xml:space="preserve">ou ampliar a sua investigação; </w:t>
                              </w:r>
                            </w:p>
                            <w:p w14:paraId="7701FFF6" w14:textId="77777777" w:rsidR="00E86BDC" w:rsidRPr="008448EF" w:rsidRDefault="00E86BDC" w:rsidP="00030506">
                              <w:pPr>
                                <w:spacing w:line="240" w:lineRule="auto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b) A</w:t>
                              </w:r>
                              <w:r w:rsidRPr="008448EF">
                                <w:rPr>
                                  <w:color w:val="FF0000"/>
                                </w:rPr>
                                <w:t xml:space="preserve"> possibilidade de resolver problemas semelhantes em outros ramos da ciência e/ou da técnica; </w:t>
                              </w:r>
                            </w:p>
                            <w:p w14:paraId="22C5831F" w14:textId="77777777" w:rsidR="00E86BDC" w:rsidRPr="008448EF" w:rsidRDefault="00E86BDC" w:rsidP="00030506">
                              <w:pPr>
                                <w:spacing w:line="240" w:lineRule="auto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c) A</w:t>
                              </w:r>
                              <w:r w:rsidRPr="008448EF">
                                <w:rPr>
                                  <w:color w:val="FF0000"/>
                                </w:rPr>
                                <w:t>s condições necessárias para introduzir os resultados na produção ou na prática social, etc.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5CBB041" id="Text Box 45" o:spid="_x0000_s1035" type="#_x0000_t202" style="position:absolute;left:0;text-align:left;margin-left:0;margin-top:23pt;width:456.6pt;height:136.8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" strokecolor="red" strokeweight="3pt">
                  <v:textbox style="mso-fit-shape-to-text:t">
                    <w:txbxContent>
                      <w:p w14:paraId="276A0A2A" w14:textId="164220A0" w:rsidR="00E86BDC" w:rsidRPr="00D5123E" w:rsidRDefault="00E86BDC" w:rsidP="00030506">
                        <w:pPr>
                          <w:spacing w:line="240" w:lineRule="auto"/>
                          <w:rPr>
                            <w:color w:val="FF0000"/>
                          </w:rPr>
                        </w:pPr>
                        <w:del w:id="1630" w:author="rui guirrugo" w:date="2016-05-29T21:23:00Z">
                          <w:r w:rsidRPr="00D5123E" w:rsidDel="004E4FBA">
                            <w:rPr>
                              <w:color w:val="FF0000"/>
                            </w:rPr>
                            <w:delText>A</w:delText>
                          </w:r>
                        </w:del>
                        <w:r w:rsidRPr="00D5123E">
                          <w:rPr>
                            <w:color w:val="FF0000"/>
                          </w:rPr>
                          <w:t xml:space="preserve">s recomendações devem conter: </w:t>
                        </w:r>
                      </w:p>
                      <w:p w14:paraId="2A14B21E" w14:textId="77777777" w:rsidR="00E86BDC" w:rsidRPr="008448EF" w:rsidRDefault="00E86BDC" w:rsidP="00030506">
                        <w:pPr>
                          <w:spacing w:line="240" w:lineRule="auto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a) O</w:t>
                        </w:r>
                        <w:r w:rsidRPr="008448EF">
                          <w:rPr>
                            <w:color w:val="FF0000"/>
                          </w:rPr>
                          <w:t>s aspectos que o autor considera que devem ser t</w:t>
                        </w:r>
                        <w:r>
                          <w:rPr>
                            <w:color w:val="FF0000"/>
                          </w:rPr>
                          <w:t xml:space="preserve">rabalhados mais para completar </w:t>
                        </w:r>
                        <w:r w:rsidRPr="008448EF">
                          <w:rPr>
                            <w:color w:val="FF0000"/>
                          </w:rPr>
                          <w:t xml:space="preserve">ou ampliar a sua investigação; </w:t>
                        </w:r>
                      </w:p>
                      <w:p w14:paraId="7701FFF6" w14:textId="77777777" w:rsidR="00E86BDC" w:rsidRPr="008448EF" w:rsidRDefault="00E86BDC" w:rsidP="00030506">
                        <w:pPr>
                          <w:spacing w:line="240" w:lineRule="auto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b) A</w:t>
                        </w:r>
                        <w:r w:rsidRPr="008448EF">
                          <w:rPr>
                            <w:color w:val="FF0000"/>
                          </w:rPr>
                          <w:t xml:space="preserve"> possibilidade de resolver problemas semelhantes em outros ramos da ciência e/ou da técnica; </w:t>
                        </w:r>
                      </w:p>
                      <w:p w14:paraId="22C5831F" w14:textId="77777777" w:rsidR="00E86BDC" w:rsidRPr="008448EF" w:rsidRDefault="00E86BDC" w:rsidP="00030506">
                        <w:pPr>
                          <w:spacing w:line="240" w:lineRule="auto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c) A</w:t>
                        </w:r>
                        <w:r w:rsidRPr="008448EF">
                          <w:rPr>
                            <w:color w:val="FF0000"/>
                          </w:rPr>
                          <w:t>s condições necessárias para introduzir os resultados na produção ou na prática social, etc.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  <w:del w:id="1631" w:author="rui guirrugo" w:date="2016-05-29T18:15:00Z">
        <w:r w:rsidR="00184871" w:rsidRPr="00AE0BB9" w:rsidDel="00F50CED">
          <w:delText>Verificação e validação (debug)</w:delText>
        </w:r>
        <w:bookmarkEnd w:id="897"/>
      </w:del>
    </w:p>
    <w:p w14:paraId="3CD3ED2C" w14:textId="4BD2C174" w:rsidR="00184871" w:rsidRPr="00F50CED" w:rsidDel="00F50CED" w:rsidRDefault="00184871" w:rsidP="00AF2243">
      <w:pPr>
        <w:pStyle w:val="Heading1"/>
        <w:rPr>
          <w:del w:id="1632" w:author="rui guirrugo" w:date="2016-05-29T18:15:00Z"/>
          <w:rPrChange w:id="1633" w:author="rui guirrugo" w:date="2016-05-29T18:23:00Z">
            <w:rPr>
              <w:del w:id="1634" w:author="rui guirrugo" w:date="2016-05-29T18:15:00Z"/>
              <w:lang w:val="en-US"/>
            </w:rPr>
          </w:rPrChange>
        </w:rPr>
        <w:pPrChange w:id="1635" w:author="rui guirrugo" w:date="2016-05-29T21:22:00Z">
          <w:pPr>
            <w:pStyle w:val="Heading2"/>
          </w:pPr>
        </w:pPrChange>
      </w:pPr>
      <w:bookmarkStart w:id="1636" w:name="_Toc440445252"/>
      <w:del w:id="1637" w:author="rui guirrugo" w:date="2016-05-29T18:15:00Z">
        <w:r w:rsidRPr="00AE0BB9" w:rsidDel="00F50CED">
          <w:delText>Entrega e manutenção</w:delText>
        </w:r>
        <w:bookmarkEnd w:id="1636"/>
        <w:r w:rsidRPr="00AE0BB9" w:rsidDel="00F50CED">
          <w:delText xml:space="preserve"> </w:delText>
        </w:r>
      </w:del>
    </w:p>
    <w:p w14:paraId="0155E3CA" w14:textId="2B1F0554" w:rsidR="00184871" w:rsidRPr="00184871" w:rsidDel="0066765D" w:rsidRDefault="00184871" w:rsidP="00AF2243">
      <w:pPr>
        <w:pStyle w:val="Heading1"/>
        <w:rPr>
          <w:del w:id="1638" w:author="rui guirrugo" w:date="2016-05-29T21:13:00Z"/>
          <w:lang w:eastAsia="pt-BR"/>
        </w:rPr>
        <w:pPrChange w:id="1639" w:author="rui guirrugo" w:date="2016-05-29T21:22:00Z">
          <w:pPr>
            <w:pStyle w:val="BodyText"/>
          </w:pPr>
        </w:pPrChange>
      </w:pPr>
    </w:p>
    <w:p w14:paraId="5B4BD5B1" w14:textId="7971B606" w:rsidR="00493587" w:rsidRPr="0005259B" w:rsidDel="00AF2243" w:rsidRDefault="00031B55" w:rsidP="00AF2243">
      <w:pPr>
        <w:pStyle w:val="Heading1"/>
        <w:rPr>
          <w:del w:id="1640" w:author="rui guirrugo" w:date="2016-05-29T21:23:00Z"/>
        </w:rPr>
        <w:pPrChange w:id="1641" w:author="rui guirrugo" w:date="2016-05-29T21:22:00Z">
          <w:pPr>
            <w:pStyle w:val="Heading1"/>
          </w:pPr>
        </w:pPrChange>
      </w:pPr>
      <w:bookmarkStart w:id="1642" w:name="_Toc260760896"/>
      <w:bookmarkStart w:id="1643" w:name="_Toc440445253"/>
      <w:bookmarkEnd w:id="12"/>
      <w:del w:id="1644" w:author="rui guirrugo" w:date="2016-05-29T21:23:00Z">
        <w:r w:rsidRPr="0005259B" w:rsidDel="00AF2243">
          <w:delText xml:space="preserve">CAPÍTULO </w:delText>
        </w:r>
        <w:bookmarkEnd w:id="1642"/>
        <w:r w:rsidR="008B34E5" w:rsidRPr="0005259B" w:rsidDel="00AF2243">
          <w:delText>5</w:delText>
        </w:r>
        <w:r w:rsidRPr="0005259B" w:rsidDel="00AF2243">
          <w:delText xml:space="preserve"> </w:delText>
        </w:r>
        <w:r w:rsidR="005F12E3" w:rsidRPr="0005259B" w:rsidDel="00AF2243">
          <w:delText xml:space="preserve">- </w:delText>
        </w:r>
        <w:r w:rsidR="00493587" w:rsidRPr="0005259B" w:rsidDel="00AF2243">
          <w:delText>CONCLUS</w:delText>
        </w:r>
        <w:r w:rsidR="004B7B36" w:rsidRPr="0005259B" w:rsidDel="00AF2243">
          <w:delText>ÕES</w:delText>
        </w:r>
        <w:r w:rsidR="008448EF" w:rsidRPr="0005259B" w:rsidDel="00AF2243">
          <w:delText xml:space="preserve"> E RECOMENDACÕES</w:delText>
        </w:r>
        <w:bookmarkEnd w:id="1643"/>
      </w:del>
    </w:p>
    <w:p w14:paraId="0751DF57" w14:textId="201ADAAC" w:rsidR="00F477E0" w:rsidRPr="0005259B" w:rsidDel="00AF2243" w:rsidRDefault="00F477E0" w:rsidP="00AA169F">
      <w:pPr>
        <w:pStyle w:val="BodyText"/>
        <w:spacing w:before="0" w:after="0" w:line="360" w:lineRule="auto"/>
        <w:rPr>
          <w:del w:id="1645" w:author="rui guirrugo" w:date="2016-05-29T21:23:00Z"/>
          <w:rFonts w:ascii="Times New Roman" w:hAnsi="Times New Roman" w:cs="Times New Roman"/>
        </w:rPr>
      </w:pPr>
    </w:p>
    <w:p w14:paraId="6AF1BFA1" w14:textId="4143CA15" w:rsidR="00C54319" w:rsidRPr="0005259B" w:rsidDel="00AF2243" w:rsidRDefault="00C54319" w:rsidP="00BB0DC9">
      <w:pPr>
        <w:pStyle w:val="Heading2"/>
        <w:rPr>
          <w:del w:id="1646" w:author="rui guirrugo" w:date="2016-05-29T21:23:00Z"/>
        </w:rPr>
      </w:pPr>
      <w:bookmarkStart w:id="1647" w:name="_Toc440445254"/>
      <w:del w:id="1648" w:author="rui guirrugo" w:date="2016-05-29T21:23:00Z">
        <w:r w:rsidRPr="0005259B" w:rsidDel="00AF2243">
          <w:delText>Conclusões</w:delText>
        </w:r>
        <w:bookmarkEnd w:id="1647"/>
      </w:del>
    </w:p>
    <w:p w14:paraId="57517813" w14:textId="473B75F7" w:rsidR="00C54319" w:rsidRPr="0005259B" w:rsidDel="00AF2243" w:rsidRDefault="003A3F35" w:rsidP="00AA169F">
      <w:pPr>
        <w:pStyle w:val="Title"/>
        <w:spacing w:before="0" w:after="0"/>
        <w:jc w:val="both"/>
        <w:rPr>
          <w:del w:id="1649" w:author="rui guirrugo" w:date="2016-05-29T21:23:00Z"/>
          <w:rFonts w:cs="Times New Roman"/>
          <w:b w:val="0"/>
          <w:sz w:val="24"/>
          <w:szCs w:val="24"/>
        </w:rPr>
      </w:pPr>
      <w:del w:id="1650" w:author="rui guirrugo" w:date="2016-05-29T21:23:00Z">
        <w:r w:rsidRPr="0005259B" w:rsidDel="00AF2243">
          <w:rPr>
            <w:rFonts w:cs="Times New Roman"/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3E9CBA0D" wp14:editId="1D9A5C1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247015</wp:posOffset>
                  </wp:positionV>
                  <wp:extent cx="5798820" cy="1455420"/>
                  <wp:effectExtent l="22860" t="19050" r="26670" b="20955"/>
                  <wp:wrapSquare wrapText="bothSides"/>
                  <wp:docPr id="15" name="Text Box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98820" cy="1455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2E6B37" w14:textId="77777777" w:rsidR="00E86BDC" w:rsidRPr="00A53A35" w:rsidRDefault="00E86BDC" w:rsidP="00030506">
                              <w:pPr>
                                <w:spacing w:line="240" w:lineRule="auto"/>
                                <w:rPr>
                                  <w:color w:val="FF0000"/>
                                </w:rPr>
                              </w:pPr>
                              <w:r w:rsidRPr="00A53A35">
                                <w:rPr>
                                  <w:color w:val="FF0000"/>
                                </w:rPr>
                                <w:t>Aqui o autor deve apresentar o balanço final da investigação.</w:t>
                              </w:r>
                            </w:p>
                            <w:p w14:paraId="0CD3D7F4" w14:textId="77777777" w:rsidR="00E86BDC" w:rsidRPr="009775AC" w:rsidRDefault="00E86BDC" w:rsidP="00030506">
                              <w:pPr>
                                <w:spacing w:line="240" w:lineRule="auto"/>
                                <w:rPr>
                                  <w:color w:val="FF0000"/>
                                </w:rPr>
                              </w:pPr>
                              <w:r w:rsidRPr="009775AC">
                                <w:rPr>
                                  <w:color w:val="FF0000"/>
                                </w:rPr>
                                <w:t>As conclusões devem estar em correspondência com os objectivos definidos</w:t>
                              </w:r>
                              <w:r>
                                <w:rPr>
                                  <w:color w:val="FF0000"/>
                                </w:rPr>
                                <w:t xml:space="preserve">. </w:t>
                              </w:r>
                              <w:r w:rsidRPr="009775AC">
                                <w:rPr>
                                  <w:color w:val="FF0000"/>
                                </w:rPr>
                                <w:t xml:space="preserve">Devem ser apresentadas de forma lógica, clara, concisa e convincente. </w:t>
                              </w:r>
                              <w:r>
                                <w:rPr>
                                  <w:color w:val="FF0000"/>
                                </w:rPr>
                                <w:t>Deve f</w:t>
                              </w:r>
                              <w:r w:rsidRPr="009775AC">
                                <w:rPr>
                                  <w:color w:val="FF0000"/>
                                </w:rPr>
                                <w:t>ica</w:t>
                              </w:r>
                              <w:r>
                                <w:rPr>
                                  <w:color w:val="FF0000"/>
                                </w:rPr>
                                <w:t>r</w:t>
                              </w:r>
                              <w:r w:rsidRPr="009775AC">
                                <w:rPr>
                                  <w:color w:val="FF0000"/>
                                </w:rPr>
                                <w:t xml:space="preserve"> evidente o alcance e </w:t>
                              </w:r>
                              <w:r>
                                <w:rPr>
                                  <w:color w:val="FF0000"/>
                                </w:rPr>
                                <w:t xml:space="preserve">a </w:t>
                              </w:r>
                              <w:r w:rsidRPr="009775AC">
                                <w:rPr>
                                  <w:color w:val="FF0000"/>
                                </w:rPr>
                                <w:t>qualidade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das conclusões</w:t>
                              </w:r>
                              <w:r w:rsidRPr="009775AC">
                                <w:rPr>
                                  <w:color w:val="FF0000"/>
                                </w:rPr>
                                <w:t xml:space="preserve">. </w:t>
                              </w:r>
                            </w:p>
                            <w:p w14:paraId="36105D3E" w14:textId="77777777" w:rsidR="00E86BDC" w:rsidRPr="009775AC" w:rsidRDefault="00E86BDC" w:rsidP="00473D2F">
                              <w:pPr>
                                <w:spacing w:line="240" w:lineRule="auto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As conclusões s</w:t>
                              </w:r>
                              <w:r w:rsidRPr="009775AC">
                                <w:rPr>
                                  <w:color w:val="FF0000"/>
                                </w:rPr>
                                <w:t>ão uma consequência lógica dos resultados obtidos pelo autor, que foram fundamentados e demostrados convenientemente no</w:t>
                              </w:r>
                              <w:r>
                                <w:rPr>
                                  <w:color w:val="FF0000"/>
                                </w:rPr>
                                <w:t>s</w:t>
                              </w:r>
                              <w:r w:rsidRPr="009775AC">
                                <w:rPr>
                                  <w:color w:val="FF0000"/>
                                </w:rPr>
                                <w:t xml:space="preserve"> capítulos anteriores.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3E9CBA0D" id="Text Box 43" o:spid="_x0000_s1036" type="#_x0000_t202" style="position:absolute;left:0;text-align:left;margin-left:0;margin-top:19.45pt;width:456.6pt;height:114.6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" strokecolor="red" strokeweight="3pt">
                  <v:textbox>
                    <w:txbxContent>
                      <w:p w14:paraId="212E6B37" w14:textId="77777777" w:rsidR="00E86BDC" w:rsidRPr="00A53A35" w:rsidRDefault="00E86BDC" w:rsidP="00030506">
                        <w:pPr>
                          <w:spacing w:line="240" w:lineRule="auto"/>
                          <w:rPr>
                            <w:color w:val="FF0000"/>
                          </w:rPr>
                        </w:pPr>
                        <w:r w:rsidRPr="00A53A35">
                          <w:rPr>
                            <w:color w:val="FF0000"/>
                          </w:rPr>
                          <w:t>Aqui o autor deve apresentar o balanço final da investigação.</w:t>
                        </w:r>
                      </w:p>
                      <w:p w14:paraId="0CD3D7F4" w14:textId="77777777" w:rsidR="00E86BDC" w:rsidRPr="009775AC" w:rsidRDefault="00E86BDC" w:rsidP="00030506">
                        <w:pPr>
                          <w:spacing w:line="240" w:lineRule="auto"/>
                          <w:rPr>
                            <w:color w:val="FF0000"/>
                          </w:rPr>
                        </w:pPr>
                        <w:r w:rsidRPr="009775AC">
                          <w:rPr>
                            <w:color w:val="FF0000"/>
                          </w:rPr>
                          <w:t>As conclusões devem estar em correspondência com os objectivos definidos</w:t>
                        </w:r>
                        <w:r>
                          <w:rPr>
                            <w:color w:val="FF0000"/>
                          </w:rPr>
                          <w:t xml:space="preserve">. </w:t>
                        </w:r>
                        <w:r w:rsidRPr="009775AC">
                          <w:rPr>
                            <w:color w:val="FF0000"/>
                          </w:rPr>
                          <w:t xml:space="preserve">Devem ser apresentadas de forma lógica, clara, concisa e convincente. </w:t>
                        </w:r>
                        <w:r>
                          <w:rPr>
                            <w:color w:val="FF0000"/>
                          </w:rPr>
                          <w:t>Deve f</w:t>
                        </w:r>
                        <w:r w:rsidRPr="009775AC">
                          <w:rPr>
                            <w:color w:val="FF0000"/>
                          </w:rPr>
                          <w:t>ica</w:t>
                        </w:r>
                        <w:r>
                          <w:rPr>
                            <w:color w:val="FF0000"/>
                          </w:rPr>
                          <w:t>r</w:t>
                        </w:r>
                        <w:r w:rsidRPr="009775AC">
                          <w:rPr>
                            <w:color w:val="FF0000"/>
                          </w:rPr>
                          <w:t xml:space="preserve"> evidente o alcance e </w:t>
                        </w:r>
                        <w:r>
                          <w:rPr>
                            <w:color w:val="FF0000"/>
                          </w:rPr>
                          <w:t xml:space="preserve">a </w:t>
                        </w:r>
                        <w:r w:rsidRPr="009775AC">
                          <w:rPr>
                            <w:color w:val="FF0000"/>
                          </w:rPr>
                          <w:t>qualidade</w:t>
                        </w:r>
                        <w:r>
                          <w:rPr>
                            <w:color w:val="FF0000"/>
                          </w:rPr>
                          <w:t xml:space="preserve"> das conclusões</w:t>
                        </w:r>
                        <w:r w:rsidRPr="009775AC">
                          <w:rPr>
                            <w:color w:val="FF0000"/>
                          </w:rPr>
                          <w:t xml:space="preserve">. </w:t>
                        </w:r>
                      </w:p>
                      <w:p w14:paraId="36105D3E" w14:textId="77777777" w:rsidR="00E86BDC" w:rsidRPr="009775AC" w:rsidRDefault="00E86BDC" w:rsidP="00473D2F">
                        <w:pPr>
                          <w:spacing w:line="240" w:lineRule="auto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As conclusões s</w:t>
                        </w:r>
                        <w:r w:rsidRPr="009775AC">
                          <w:rPr>
                            <w:color w:val="FF0000"/>
                          </w:rPr>
                          <w:t>ão uma consequência lógica dos resultados obtidos pelo autor, que foram fundamentados e demostrados convenientemente no</w:t>
                        </w:r>
                        <w:r>
                          <w:rPr>
                            <w:color w:val="FF0000"/>
                          </w:rPr>
                          <w:t>s</w:t>
                        </w:r>
                        <w:r w:rsidRPr="009775AC">
                          <w:rPr>
                            <w:color w:val="FF0000"/>
                          </w:rPr>
                          <w:t xml:space="preserve"> capítulos anteriores.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</w:p>
    <w:p w14:paraId="6B786304" w14:textId="75AED21D" w:rsidR="00C54319" w:rsidRPr="0005259B" w:rsidDel="00AF2243" w:rsidRDefault="00C54319" w:rsidP="00AA169F">
      <w:pPr>
        <w:pStyle w:val="Title"/>
        <w:spacing w:before="0" w:after="0"/>
        <w:jc w:val="both"/>
        <w:rPr>
          <w:del w:id="1651" w:author="rui guirrugo" w:date="2016-05-29T21:23:00Z"/>
          <w:rFonts w:cs="Times New Roman"/>
          <w:b w:val="0"/>
          <w:sz w:val="24"/>
          <w:szCs w:val="24"/>
        </w:rPr>
      </w:pPr>
    </w:p>
    <w:p w14:paraId="047B82CC" w14:textId="4EBFA3DC" w:rsidR="00C54319" w:rsidRPr="0005259B" w:rsidDel="00AF2243" w:rsidRDefault="00C54319" w:rsidP="00AA169F">
      <w:pPr>
        <w:pStyle w:val="Title"/>
        <w:spacing w:before="0" w:after="0"/>
        <w:jc w:val="both"/>
        <w:rPr>
          <w:del w:id="1652" w:author="rui guirrugo" w:date="2016-05-29T21:23:00Z"/>
          <w:rFonts w:cs="Times New Roman"/>
          <w:b w:val="0"/>
          <w:sz w:val="24"/>
          <w:szCs w:val="24"/>
        </w:rPr>
      </w:pPr>
    </w:p>
    <w:p w14:paraId="115586C8" w14:textId="28FE1C8B" w:rsidR="00C54319" w:rsidRPr="0005259B" w:rsidDel="00AF2243" w:rsidRDefault="00C54319" w:rsidP="00BB0DC9">
      <w:pPr>
        <w:pStyle w:val="Heading2"/>
        <w:rPr>
          <w:del w:id="1653" w:author="rui guirrugo" w:date="2016-05-29T21:23:00Z"/>
        </w:rPr>
      </w:pPr>
      <w:bookmarkStart w:id="1654" w:name="_Toc440445255"/>
      <w:del w:id="1655" w:author="rui guirrugo" w:date="2016-05-29T21:23:00Z">
        <w:r w:rsidRPr="0005259B" w:rsidDel="00AF2243">
          <w:delText>Recomendações</w:delText>
        </w:r>
        <w:bookmarkEnd w:id="1654"/>
      </w:del>
    </w:p>
    <w:p w14:paraId="192062C0" w14:textId="620AB7A4" w:rsidR="001C5F2B" w:rsidRPr="0005259B" w:rsidRDefault="001C5F2B" w:rsidP="00AA169F">
      <w:pPr>
        <w:pStyle w:val="BodyText"/>
        <w:spacing w:before="0" w:after="0" w:line="360" w:lineRule="auto"/>
        <w:rPr>
          <w:rFonts w:ascii="Times New Roman" w:hAnsi="Times New Roman" w:cs="Times New Roman"/>
          <w:szCs w:val="24"/>
        </w:rPr>
      </w:pPr>
    </w:p>
    <w:p w14:paraId="0A792D28" w14:textId="77777777" w:rsidR="001C5F2B" w:rsidRPr="0005259B" w:rsidDel="00EC4DBE" w:rsidRDefault="001C5F2B" w:rsidP="00AA169F">
      <w:pPr>
        <w:pStyle w:val="BodyText"/>
        <w:spacing w:before="0" w:after="0" w:line="360" w:lineRule="auto"/>
        <w:rPr>
          <w:del w:id="1656" w:author="rui guirrugo" w:date="2016-05-29T22:08:00Z"/>
          <w:rFonts w:ascii="Times New Roman" w:hAnsi="Times New Roman" w:cs="Times New Roman"/>
          <w:szCs w:val="24"/>
        </w:rPr>
      </w:pPr>
    </w:p>
    <w:p w14:paraId="65C5FCFE" w14:textId="31BA2643" w:rsidR="001C5F2B" w:rsidRPr="0005259B" w:rsidDel="00EC4DBE" w:rsidRDefault="001C5F2B" w:rsidP="00AA169F">
      <w:pPr>
        <w:pStyle w:val="BodyText"/>
        <w:spacing w:before="0" w:after="0" w:line="360" w:lineRule="auto"/>
        <w:rPr>
          <w:del w:id="1657" w:author="rui guirrugo" w:date="2016-05-29T22:08:00Z"/>
          <w:rFonts w:ascii="Times New Roman" w:hAnsi="Times New Roman" w:cs="Times New Roman"/>
          <w:szCs w:val="24"/>
        </w:rPr>
      </w:pPr>
    </w:p>
    <w:p w14:paraId="295246EF" w14:textId="6CCAE408" w:rsidR="00152AFA" w:rsidRPr="00EC4DBE" w:rsidRDefault="00AF2243" w:rsidP="00EC4DBE">
      <w:pPr>
        <w:spacing w:before="0" w:after="0" w:line="240" w:lineRule="auto"/>
        <w:jc w:val="left"/>
        <w:rPr>
          <w:b/>
          <w:bCs/>
          <w:kern w:val="28"/>
          <w:rPrChange w:id="1658" w:author="rui guirrugo" w:date="2016-05-29T22:08:00Z">
            <w:rPr>
              <w:rFonts w:cs="Times New Roman"/>
              <w:sz w:val="24"/>
              <w:szCs w:val="24"/>
            </w:rPr>
          </w:rPrChange>
        </w:rPr>
        <w:pPrChange w:id="1659" w:author="rui guirrugo" w:date="2016-05-29T22:08:00Z">
          <w:pPr>
            <w:pStyle w:val="Title"/>
            <w:spacing w:before="0" w:after="0"/>
            <w:jc w:val="both"/>
          </w:pPr>
        </w:pPrChange>
      </w:pPr>
      <w:bookmarkStart w:id="1660" w:name="_Toc95113707"/>
      <w:ins w:id="1661" w:author="rui guirrugo" w:date="2016-05-29T21:23:00Z">
        <w:r>
          <w:br w:type="page"/>
        </w:r>
      </w:ins>
    </w:p>
    <w:bookmarkEnd w:id="1660" w:displacedByCustomXml="next"/>
    <w:bookmarkStart w:id="1662" w:name="_Toc440445256" w:displacedByCustomXml="next"/>
    <w:sdt>
      <w:sdtPr>
        <w:rPr>
          <w:rFonts w:ascii="Verdana" w:hAnsi="Verdana"/>
          <w:sz w:val="22"/>
          <w:szCs w:val="24"/>
          <w:lang w:val="es-ES"/>
        </w:rPr>
        <w:id w:val="-1216270029"/>
        <w:docPartObj>
          <w:docPartGallery w:val="Bibliographies"/>
          <w:docPartUnique/>
        </w:docPartObj>
      </w:sdtPr>
      <w:sdtEndPr>
        <w:rPr>
          <w:rFonts w:ascii="Times New Roman" w:hAnsi="Times New Roman"/>
          <w:b w:val="0"/>
          <w:bCs w:val="0"/>
          <w:caps w:val="0"/>
          <w:sz w:val="24"/>
          <w:lang w:val="pt-PT"/>
        </w:rPr>
      </w:sdtEndPr>
      <w:sdtContent>
        <w:p w14:paraId="278251E4" w14:textId="77777777" w:rsidR="007D5555" w:rsidRDefault="00E94AA1" w:rsidP="00AF2243">
          <w:pPr>
            <w:pStyle w:val="Heading1"/>
            <w:pPrChange w:id="1663" w:author="rui guirrugo" w:date="2016-05-29T21:22:00Z">
              <w:pPr>
                <w:pStyle w:val="Heading1"/>
              </w:pPr>
            </w:pPrChange>
          </w:pPr>
          <w:r w:rsidRPr="00E94AA1">
            <w:t>REFERÊNCIAS BIBLIOGRÁFICAS</w:t>
          </w:r>
          <w:bookmarkEnd w:id="1662"/>
        </w:p>
        <w:sdt>
          <w:sdtPr>
            <w:id w:val="-573587230"/>
            <w:bibliography/>
          </w:sdtPr>
          <w:sdtContent>
            <w:p w14:paraId="4D8C6CDF" w14:textId="77777777" w:rsidR="007D5555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A. L Mülbert, e N. M. Ayres. 2005. </w:t>
              </w:r>
              <w:r>
                <w:rPr>
                  <w:i/>
                  <w:iCs/>
                  <w:noProof/>
                </w:rPr>
                <w:t>Fundamentos para Sistemas de Informação 2 ed.</w:t>
              </w:r>
              <w:r>
                <w:rPr>
                  <w:noProof/>
                </w:rPr>
                <w:t xml:space="preserve"> Santa Catarina: Palhoça UnisulVirtual.</w:t>
              </w:r>
            </w:p>
            <w:p w14:paraId="1F398712" w14:textId="77777777" w:rsidR="007D5555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Beck, K. 1999. </w:t>
              </w:r>
              <w:r>
                <w:rPr>
                  <w:i/>
                  <w:iCs/>
                  <w:noProof/>
                </w:rPr>
                <w:t>Programação Extrema Explicada.</w:t>
              </w:r>
              <w:r>
                <w:rPr>
                  <w:noProof/>
                </w:rPr>
                <w:t xml:space="preserve"> Bookman.</w:t>
              </w:r>
            </w:p>
            <w:p w14:paraId="7CFF9221" w14:textId="77777777" w:rsidR="007D5555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Caelum. 2009. </w:t>
              </w:r>
              <w:r>
                <w:rPr>
                  <w:i/>
                  <w:iCs/>
                  <w:noProof/>
                </w:rPr>
                <w:t>APOSTILA LABORATÓRIO JAVA COM TESTES, XML E DESIGN PATTERNS.</w:t>
              </w:r>
              <w:r>
                <w:rPr>
                  <w:noProof/>
                </w:rPr>
                <w:t xml:space="preserve"> Acedido em 20 de 06 de 2015. http://www.caelum.com.br/apostila-java-testes-xml-design-patterns/interfaces-graficas-com-swing/#5-3-look-and-feel.</w:t>
              </w:r>
            </w:p>
            <w:p w14:paraId="7395FEF6" w14:textId="77777777" w:rsidR="007D5555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Conselho Nacional de Arquivos - CONARQ. 2010. “Conselho Nacional de Arquivos.” </w:t>
              </w:r>
              <w:r>
                <w:rPr>
                  <w:i/>
                  <w:iCs/>
                  <w:noProof/>
                </w:rPr>
                <w:t>www.conarq.arquivonacional.gov.br.</w:t>
              </w:r>
              <w:r>
                <w:rPr>
                  <w:noProof/>
                </w:rPr>
                <w:t xml:space="preserve"> 04. Acedido em 22 de 11 de 2015. http://www.conarq.arquivonacional.gov.br/media/publicacoes/recomenda/recomendaes_para_digitalizao.pdf.</w:t>
              </w:r>
            </w:p>
            <w:p w14:paraId="5C6310B0" w14:textId="77777777" w:rsidR="007D5555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Gama, Marcus. s.d. </w:t>
              </w:r>
              <w:r>
                <w:rPr>
                  <w:i/>
                  <w:iCs/>
                  <w:noProof/>
                </w:rPr>
                <w:t>Capítulo 2. Fundamentos do UML.</w:t>
              </w:r>
              <w:r>
                <w:rPr>
                  <w:noProof/>
                </w:rPr>
                <w:t xml:space="preserve"> Acedido em 22 de 11 de 2015. https://docs.kde.org/trunk4/pt_BR/kdesdk/umbrello/uml-basics.html.</w:t>
              </w:r>
            </w:p>
            <w:p w14:paraId="5F840A60" w14:textId="77777777" w:rsidR="007D5555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Jorge, Mário Rui Gomes e Joaquim. 1994. “Capítulo 7. Prototyping for Tiny Fingers.” </w:t>
              </w:r>
              <w:r>
                <w:rPr>
                  <w:i/>
                  <w:iCs/>
                  <w:noProof/>
                </w:rPr>
                <w:t>http://www.di.ubi.pt.</w:t>
              </w:r>
              <w:r>
                <w:rPr>
                  <w:noProof/>
                </w:rPr>
                <w:t xml:space="preserve"> 04. Acedido em 22 de 11 de 2015. http://www.di.ubi.pt/~agomes/ihc/teoricas/07-cap.pdf.</w:t>
              </w:r>
            </w:p>
            <w:p w14:paraId="678EE7EE" w14:textId="77777777" w:rsidR="007D5555" w:rsidRPr="007D5555" w:rsidRDefault="007D5555" w:rsidP="007D5555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7D5555">
                <w:rPr>
                  <w:noProof/>
                  <w:lang w:val="en-US"/>
                </w:rPr>
                <w:t xml:space="preserve">M. Schwaber, K. and Beedle,. 2002. </w:t>
              </w:r>
              <w:r w:rsidRPr="007D5555">
                <w:rPr>
                  <w:i/>
                  <w:iCs/>
                  <w:noProof/>
                  <w:lang w:val="en-US"/>
                </w:rPr>
                <w:t>Agile Software Development with Scrum.</w:t>
              </w:r>
              <w:r w:rsidRPr="007D5555">
                <w:rPr>
                  <w:noProof/>
                  <w:lang w:val="en-US"/>
                </w:rPr>
                <w:t xml:space="preserve"> New Jersey: Prentice-Hall.</w:t>
              </w:r>
            </w:p>
            <w:p w14:paraId="7064743E" w14:textId="77777777" w:rsidR="007D5555" w:rsidRPr="007D5555" w:rsidRDefault="007D5555" w:rsidP="007D5555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7D5555">
                <w:rPr>
                  <w:noProof/>
                  <w:lang w:val="en-US"/>
                </w:rPr>
                <w:t xml:space="preserve">Odell, J. Martin &amp; J. 1995. </w:t>
              </w:r>
              <w:r w:rsidRPr="007D5555">
                <w:rPr>
                  <w:i/>
                  <w:iCs/>
                  <w:noProof/>
                  <w:lang w:val="en-US"/>
                </w:rPr>
                <w:t>Análise e Projeto Orientados a Objeto.</w:t>
              </w:r>
              <w:r w:rsidRPr="007D5555">
                <w:rPr>
                  <w:noProof/>
                  <w:lang w:val="en-US"/>
                </w:rPr>
                <w:t xml:space="preserve"> São Paulo: Makron Books.</w:t>
              </w:r>
            </w:p>
            <w:p w14:paraId="58CC661C" w14:textId="77777777" w:rsidR="007D5555" w:rsidRPr="007D5555" w:rsidRDefault="007D5555" w:rsidP="007D5555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7D5555">
                <w:rPr>
                  <w:noProof/>
                  <w:lang w:val="en-US"/>
                </w:rPr>
                <w:t xml:space="preserve">Pressman, Roger S. 2005. “Software engineering: a practitioner's approach.” </w:t>
              </w:r>
              <w:r w:rsidRPr="007D5555">
                <w:rPr>
                  <w:i/>
                  <w:iCs/>
                  <w:noProof/>
                  <w:lang w:val="en-US"/>
                </w:rPr>
                <w:t>books.google.com.</w:t>
              </w:r>
              <w:r w:rsidRPr="007D5555">
                <w:rPr>
                  <w:noProof/>
                  <w:lang w:val="en-US"/>
                </w:rPr>
                <w:t xml:space="preserve"> http://books.google.com/books?hl=en&amp;lr=&amp;id=bL7QZHtWvaUC&amp;oi=fnd&amp;pg=PR27&amp;dq=pressman+software+1995&amp;ots=O6wccQsK9l&amp;sig=LAlR4xjKzJQ-6snNfGptiV8Mrnk.</w:t>
              </w:r>
            </w:p>
            <w:p w14:paraId="3476161E" w14:textId="77777777" w:rsidR="007D5555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 w:rsidRPr="007D5555">
                <w:rPr>
                  <w:noProof/>
                  <w:lang w:val="en-US"/>
                </w:rPr>
                <w:t xml:space="preserve">Royce, W.W. 1970. </w:t>
              </w:r>
              <w:r w:rsidRPr="007D5555">
                <w:rPr>
                  <w:i/>
                  <w:iCs/>
                  <w:noProof/>
                  <w:lang w:val="en-US"/>
                </w:rPr>
                <w:t>Managing the development of large software systems: concepts and techniques.</w:t>
              </w:r>
              <w:r w:rsidRPr="007D5555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Westcon, Los Angeles, CA.: IEEE .</w:t>
              </w:r>
            </w:p>
            <w:p w14:paraId="313B3D7D" w14:textId="77777777" w:rsidR="007D5555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Sampaio. 2007. </w:t>
              </w:r>
              <w:r>
                <w:rPr>
                  <w:i/>
                  <w:iCs/>
                  <w:noProof/>
                </w:rPr>
                <w:t>dsc.ufcg.</w:t>
              </w:r>
              <w:r>
                <w:rPr>
                  <w:noProof/>
                </w:rPr>
                <w:t xml:space="preserve"> 1. Acedido em 18 de 10 de 2015. http://www.dsc.ufcg.edu.br/~sampaio/cursos/2007.1/Graduacao/SI-II/Uml/diagramas/usecases/usecases.htm.</w:t>
              </w:r>
            </w:p>
            <w:p w14:paraId="48B2ADEA" w14:textId="77777777" w:rsidR="007D5555" w:rsidRDefault="007D5555" w:rsidP="007D555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Sara M. 2007. </w:t>
              </w:r>
              <w:r>
                <w:rPr>
                  <w:i/>
                  <w:iCs/>
                  <w:noProof/>
                </w:rPr>
                <w:t>Sistemas de Gestão de Base de Dados.</w:t>
              </w:r>
              <w:r>
                <w:rPr>
                  <w:noProof/>
                </w:rPr>
                <w:t xml:space="preserve"> 26 de 11. Acedido em 17 de 06 de 2015. http://www.notapositiva.com/trab_estudantes/trab_estudantes/tic/tic_trabalhos/sistgestbd.htm.</w:t>
              </w:r>
            </w:p>
            <w:p w14:paraId="09C6CB1E" w14:textId="01ECB709" w:rsidR="007D5555" w:rsidRDefault="007D5555" w:rsidP="007D555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A6B00F6" w14:textId="77777777" w:rsidR="00D0421F" w:rsidRPr="0005259B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610A6A5" w14:textId="77777777" w:rsidR="00D0421F" w:rsidRPr="0005259B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7D5FA82" w14:textId="77777777" w:rsidR="00D0421F" w:rsidRPr="0005259B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6F81CA6" w14:textId="77777777" w:rsidR="00D0421F" w:rsidRPr="0005259B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76FFAD4" w14:textId="77777777" w:rsidR="00D0421F" w:rsidRPr="0005259B" w:rsidRDefault="00D0421F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DF6476B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C1EBAC0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61EF1A5C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CD3279F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BA3BD54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3A30CB2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12ABF95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1004BCCE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0CBE01D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86171A1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5D511710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0AEE9808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E4B2EDD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2551CAD3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4DDEC1EA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75C20FDC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0E773AB" w14:textId="77777777" w:rsidR="005A44E1" w:rsidRPr="0005259B" w:rsidRDefault="005A44E1" w:rsidP="00AA169F">
      <w:pPr>
        <w:pStyle w:val="Title"/>
        <w:spacing w:before="0" w:after="0"/>
        <w:jc w:val="both"/>
        <w:rPr>
          <w:rFonts w:cs="Times New Roman"/>
          <w:b w:val="0"/>
          <w:sz w:val="24"/>
          <w:szCs w:val="24"/>
        </w:rPr>
      </w:pPr>
    </w:p>
    <w:p w14:paraId="3A4D2DA1" w14:textId="5772D2E5" w:rsidR="005A44E1" w:rsidRDefault="005A44E1" w:rsidP="00AA169F">
      <w:pPr>
        <w:pStyle w:val="Title"/>
        <w:spacing w:before="0" w:after="0"/>
        <w:jc w:val="both"/>
        <w:rPr>
          <w:ins w:id="1664" w:author="rui guirrugo" w:date="2016-05-29T22:18:00Z"/>
          <w:rFonts w:cs="Times New Roman"/>
          <w:b w:val="0"/>
          <w:sz w:val="24"/>
          <w:szCs w:val="24"/>
        </w:rPr>
      </w:pPr>
    </w:p>
    <w:p w14:paraId="6B117C25" w14:textId="168CD1B6" w:rsidR="00C77637" w:rsidRDefault="00C77637" w:rsidP="00AA169F">
      <w:pPr>
        <w:pStyle w:val="Title"/>
        <w:spacing w:before="0" w:after="0"/>
        <w:jc w:val="both"/>
        <w:rPr>
          <w:ins w:id="1665" w:author="rui guirrugo" w:date="2016-05-29T22:18:00Z"/>
          <w:rFonts w:cs="Times New Roman"/>
          <w:b w:val="0"/>
          <w:sz w:val="24"/>
          <w:szCs w:val="24"/>
        </w:rPr>
      </w:pPr>
    </w:p>
    <w:p w14:paraId="3355FC19" w14:textId="1C9898AC" w:rsidR="00C77637" w:rsidRPr="0005259B" w:rsidDel="00C77637" w:rsidRDefault="00C77637" w:rsidP="00AA169F">
      <w:pPr>
        <w:pStyle w:val="Title"/>
        <w:spacing w:before="0" w:after="0"/>
        <w:jc w:val="both"/>
        <w:rPr>
          <w:del w:id="1666" w:author="rui guirrugo" w:date="2016-05-29T22:19:00Z"/>
          <w:rFonts w:cs="Times New Roman"/>
          <w:b w:val="0"/>
          <w:sz w:val="24"/>
          <w:szCs w:val="24"/>
        </w:rPr>
      </w:pPr>
    </w:p>
    <w:p w14:paraId="3DDC5068" w14:textId="0BA6A6DB" w:rsidR="00C77637" w:rsidRDefault="00C77637">
      <w:pPr>
        <w:spacing w:before="0" w:after="0" w:line="240" w:lineRule="auto"/>
        <w:jc w:val="left"/>
        <w:rPr>
          <w:ins w:id="1667" w:author="rui guirrugo" w:date="2016-05-29T22:19:00Z"/>
          <w:bCs/>
          <w:kern w:val="28"/>
        </w:rPr>
      </w:pPr>
      <w:ins w:id="1668" w:author="rui guirrugo" w:date="2016-05-29T22:19:00Z">
        <w:r>
          <w:rPr>
            <w:b/>
          </w:rPr>
          <w:br w:type="page"/>
        </w:r>
      </w:ins>
    </w:p>
    <w:p w14:paraId="135BC76C" w14:textId="24F44056" w:rsidR="005A44E1" w:rsidRPr="0005259B" w:rsidDel="00C77637" w:rsidRDefault="005A44E1" w:rsidP="00AA169F">
      <w:pPr>
        <w:pStyle w:val="Title"/>
        <w:spacing w:before="0" w:after="0"/>
        <w:jc w:val="both"/>
        <w:rPr>
          <w:del w:id="1669" w:author="rui guirrugo" w:date="2016-05-29T22:19:00Z"/>
          <w:rFonts w:cs="Times New Roman"/>
          <w:b w:val="0"/>
          <w:sz w:val="24"/>
          <w:szCs w:val="24"/>
        </w:rPr>
      </w:pPr>
    </w:p>
    <w:p w14:paraId="4805743B" w14:textId="206EDB8B" w:rsidR="005A44E1" w:rsidRPr="0005259B" w:rsidDel="00C77637" w:rsidRDefault="005A44E1" w:rsidP="00AA169F">
      <w:pPr>
        <w:pStyle w:val="Title"/>
        <w:spacing w:before="0" w:after="0"/>
        <w:jc w:val="both"/>
        <w:rPr>
          <w:del w:id="1670" w:author="rui guirrugo" w:date="2016-05-29T22:19:00Z"/>
          <w:rFonts w:cs="Times New Roman"/>
          <w:b w:val="0"/>
          <w:sz w:val="24"/>
          <w:szCs w:val="24"/>
        </w:rPr>
      </w:pPr>
    </w:p>
    <w:p w14:paraId="1448DC18" w14:textId="77777777" w:rsidR="00307722" w:rsidRPr="0005259B" w:rsidRDefault="002F7D08" w:rsidP="00AF2243">
      <w:pPr>
        <w:pStyle w:val="Heading1"/>
        <w:pPrChange w:id="1671" w:author="rui guirrugo" w:date="2016-05-29T21:22:00Z">
          <w:pPr>
            <w:pStyle w:val="Heading1"/>
          </w:pPr>
        </w:pPrChange>
      </w:pPr>
      <w:bookmarkStart w:id="1672" w:name="_Toc260760898"/>
      <w:bookmarkStart w:id="1673" w:name="_Toc440445257"/>
      <w:r w:rsidRPr="0005259B">
        <w:lastRenderedPageBreak/>
        <w:t>BIBLIOGRAFI</w:t>
      </w:r>
      <w:r w:rsidR="001C5F2B" w:rsidRPr="0005259B">
        <w:t>A</w:t>
      </w:r>
      <w:bookmarkEnd w:id="1672"/>
      <w:bookmarkEnd w:id="1673"/>
    </w:p>
    <w:p w14:paraId="4A304455" w14:textId="77777777" w:rsidR="007D5555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>
        <w:fldChar w:fldCharType="begin"/>
      </w:r>
      <w:r w:rsidRPr="007D5555">
        <w:instrText xml:space="preserve"> BIBLIOGRAPHY  \l 1033 </w:instrText>
      </w:r>
      <w:r>
        <w:fldChar w:fldCharType="separate"/>
      </w:r>
      <w:r>
        <w:rPr>
          <w:noProof/>
        </w:rPr>
        <w:t xml:space="preserve">A. L Mülbert, e N. M. Ayres. 2005. </w:t>
      </w:r>
      <w:r>
        <w:rPr>
          <w:i/>
          <w:iCs/>
          <w:noProof/>
        </w:rPr>
        <w:t>Fundamentos para Sistemas de Informação 2 ed.</w:t>
      </w:r>
      <w:r>
        <w:rPr>
          <w:noProof/>
        </w:rPr>
        <w:t xml:space="preserve"> Santa Catarina: Palhoça UnisulVirtual.</w:t>
      </w:r>
    </w:p>
    <w:p w14:paraId="38BA52E3" w14:textId="77777777" w:rsidR="007D5555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>
        <w:rPr>
          <w:noProof/>
        </w:rPr>
        <w:t xml:space="preserve">Beck, K. 1999. </w:t>
      </w:r>
      <w:r>
        <w:rPr>
          <w:i/>
          <w:iCs/>
          <w:noProof/>
        </w:rPr>
        <w:t>Programação Extrema Explicada.</w:t>
      </w:r>
      <w:r>
        <w:rPr>
          <w:noProof/>
        </w:rPr>
        <w:t xml:space="preserve"> Bookman.</w:t>
      </w:r>
    </w:p>
    <w:p w14:paraId="5F0A986B" w14:textId="77777777" w:rsidR="007D5555" w:rsidRPr="0024334E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>
        <w:rPr>
          <w:noProof/>
        </w:rPr>
        <w:t xml:space="preserve">Caelum. 2009. </w:t>
      </w:r>
      <w:r>
        <w:rPr>
          <w:i/>
          <w:iCs/>
          <w:noProof/>
        </w:rPr>
        <w:t>APOSTILA LABORATÓRIO JAVA COM TESTES, XML E DESIGN PATTERNS.</w:t>
      </w:r>
      <w:r>
        <w:rPr>
          <w:noProof/>
        </w:rPr>
        <w:t xml:space="preserve"> </w:t>
      </w:r>
      <w:r w:rsidRPr="0024334E">
        <w:rPr>
          <w:noProof/>
          <w:lang w:val="en-US"/>
        </w:rPr>
        <w:t>Accessed 06 20, 2015. http://www.caelum.com.br/apostila-java-testes-xml-design-patterns/interfaces-graficas-com-swing/#5-3-look-and-feel.</w:t>
      </w:r>
    </w:p>
    <w:p w14:paraId="3486256D" w14:textId="77777777" w:rsidR="007D5555" w:rsidRPr="0024334E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>
        <w:rPr>
          <w:noProof/>
        </w:rPr>
        <w:t xml:space="preserve">Conselho Nacional de Arquivos - CONARQ. 2010. "Conselho Nacional de Arquivos." </w:t>
      </w:r>
      <w:r>
        <w:rPr>
          <w:i/>
          <w:iCs/>
          <w:noProof/>
        </w:rPr>
        <w:t>www.conarq.arquivonacional.gov.br.</w:t>
      </w:r>
      <w:r>
        <w:rPr>
          <w:noProof/>
        </w:rPr>
        <w:t xml:space="preserve"> 04. </w:t>
      </w:r>
      <w:r w:rsidRPr="0024334E">
        <w:rPr>
          <w:noProof/>
          <w:lang w:val="en-US"/>
        </w:rPr>
        <w:t>Accessed 11 22, 2015. http://www.conarq.arquivonacional.gov.br/media/publicacoes/recomenda/recomendaes_para_digitalizao.pdf.</w:t>
      </w:r>
    </w:p>
    <w:p w14:paraId="1956974C" w14:textId="77777777" w:rsidR="007D5555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>
        <w:rPr>
          <w:noProof/>
        </w:rPr>
        <w:t xml:space="preserve">Gama, Marcus. n.d. </w:t>
      </w:r>
      <w:r>
        <w:rPr>
          <w:i/>
          <w:iCs/>
          <w:noProof/>
        </w:rPr>
        <w:t>Capítulo 2. Fundamentos do UML.</w:t>
      </w:r>
      <w:r>
        <w:rPr>
          <w:noProof/>
        </w:rPr>
        <w:t xml:space="preserve"> Accessed 11 22, 2015. https://docs.kde.org/trunk4/pt_BR/kdesdk/umbrello/uml-basics.html.</w:t>
      </w:r>
    </w:p>
    <w:p w14:paraId="29F70A24" w14:textId="77777777" w:rsidR="007D5555" w:rsidRPr="0024334E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>
        <w:rPr>
          <w:noProof/>
        </w:rPr>
        <w:t xml:space="preserve">Jorge, Mário Rui Gomes e Joaquim. </w:t>
      </w:r>
      <w:r w:rsidRPr="0024334E">
        <w:rPr>
          <w:noProof/>
          <w:lang w:val="en-US"/>
        </w:rPr>
        <w:t xml:space="preserve">1994. "Capítulo 7. Prototyping for Tiny Fingers." </w:t>
      </w:r>
      <w:r w:rsidRPr="0024334E">
        <w:rPr>
          <w:i/>
          <w:iCs/>
          <w:noProof/>
          <w:lang w:val="en-US"/>
        </w:rPr>
        <w:t>http://www.di.ubi.pt.</w:t>
      </w:r>
      <w:r w:rsidRPr="0024334E">
        <w:rPr>
          <w:noProof/>
          <w:lang w:val="en-US"/>
        </w:rPr>
        <w:t xml:space="preserve"> 04. Accessed 11 22, 2015. http://www.di.ubi.pt/~agomes/ihc/teoricas/07-cap.pdf.</w:t>
      </w:r>
    </w:p>
    <w:p w14:paraId="054CBE28" w14:textId="77777777" w:rsidR="007D5555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24334E">
        <w:rPr>
          <w:noProof/>
          <w:lang w:val="en-US"/>
        </w:rPr>
        <w:t xml:space="preserve">M. Schwaber, K. and Beedle,. 2002. </w:t>
      </w:r>
      <w:r w:rsidRPr="0024334E">
        <w:rPr>
          <w:i/>
          <w:iCs/>
          <w:noProof/>
          <w:lang w:val="en-US"/>
        </w:rPr>
        <w:t>Agile Software Development with Scrum.</w:t>
      </w:r>
      <w:r w:rsidRPr="0024334E">
        <w:rPr>
          <w:noProof/>
          <w:lang w:val="en-US"/>
        </w:rPr>
        <w:t xml:space="preserve"> </w:t>
      </w:r>
      <w:r>
        <w:rPr>
          <w:noProof/>
        </w:rPr>
        <w:t>New Jersey: Prentice-Hall.</w:t>
      </w:r>
    </w:p>
    <w:p w14:paraId="6C27A50C" w14:textId="77777777" w:rsidR="007D5555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>
        <w:rPr>
          <w:noProof/>
        </w:rPr>
        <w:t xml:space="preserve">Odell, J. Martin &amp; J. 1995. </w:t>
      </w:r>
      <w:r>
        <w:rPr>
          <w:i/>
          <w:iCs/>
          <w:noProof/>
        </w:rPr>
        <w:t>Análise e Projeto Orientados a Objeto.</w:t>
      </w:r>
      <w:r>
        <w:rPr>
          <w:noProof/>
        </w:rPr>
        <w:t xml:space="preserve"> São Paulo: Makron Books.</w:t>
      </w:r>
    </w:p>
    <w:p w14:paraId="47F3B71E" w14:textId="77777777" w:rsidR="007D5555" w:rsidRPr="0024334E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 w:rsidRPr="0024334E">
        <w:rPr>
          <w:noProof/>
          <w:lang w:val="en-US"/>
        </w:rPr>
        <w:t xml:space="preserve">Pressman, Roger S. 2005. "Software engineering: a practitioner's approach." </w:t>
      </w:r>
      <w:r w:rsidRPr="0024334E">
        <w:rPr>
          <w:i/>
          <w:iCs/>
          <w:noProof/>
          <w:lang w:val="en-US"/>
        </w:rPr>
        <w:t>books.google.com.</w:t>
      </w:r>
      <w:r w:rsidRPr="0024334E">
        <w:rPr>
          <w:noProof/>
          <w:lang w:val="en-US"/>
        </w:rPr>
        <w:t xml:space="preserve"> http://books.google.com/books?hl=en&amp;lr=&amp;id=bL7QZHtWvaUC&amp;oi=fnd&amp;pg=PR27&amp;dq=pressman+software+1995&amp;ots=O6wccQsK9l&amp;sig=LAlR4xjKzJQ-6snNfGptiV8Mrnk.</w:t>
      </w:r>
    </w:p>
    <w:p w14:paraId="6BC4DA2E" w14:textId="77777777" w:rsidR="007D5555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 w:rsidRPr="0024334E">
        <w:rPr>
          <w:noProof/>
          <w:lang w:val="en-US"/>
        </w:rPr>
        <w:t xml:space="preserve">Royce, W.W. 1970. </w:t>
      </w:r>
      <w:r w:rsidRPr="0024334E">
        <w:rPr>
          <w:i/>
          <w:iCs/>
          <w:noProof/>
          <w:lang w:val="en-US"/>
        </w:rPr>
        <w:t>Managing the development of large software systems: concepts and techniques.</w:t>
      </w:r>
      <w:r w:rsidRPr="0024334E">
        <w:rPr>
          <w:noProof/>
          <w:lang w:val="en-US"/>
        </w:rPr>
        <w:t xml:space="preserve"> </w:t>
      </w:r>
      <w:r>
        <w:rPr>
          <w:noProof/>
        </w:rPr>
        <w:t>Westcon, Los Angeles, CA.: IEEE .</w:t>
      </w:r>
    </w:p>
    <w:p w14:paraId="79F30035" w14:textId="77777777" w:rsidR="007D5555" w:rsidRDefault="007D5555" w:rsidP="00A41A40">
      <w:pPr>
        <w:pStyle w:val="Bibliography"/>
        <w:numPr>
          <w:ilvl w:val="0"/>
          <w:numId w:val="16"/>
        </w:numPr>
        <w:rPr>
          <w:noProof/>
        </w:rPr>
      </w:pPr>
      <w:r>
        <w:rPr>
          <w:noProof/>
        </w:rPr>
        <w:t xml:space="preserve">Sampaio. 2007. </w:t>
      </w:r>
      <w:r>
        <w:rPr>
          <w:i/>
          <w:iCs/>
          <w:noProof/>
        </w:rPr>
        <w:t>dsc.ufcg.</w:t>
      </w:r>
      <w:r>
        <w:rPr>
          <w:noProof/>
        </w:rPr>
        <w:t xml:space="preserve"> 1. Accessed 10 18, 2015. http://www.dsc.ufcg.edu.br/~sampaio/cursos/2007.1/Graduacao/SI-II/Uml/diagramas/usecases/usecases.htm.</w:t>
      </w:r>
    </w:p>
    <w:p w14:paraId="7A5BE7DD" w14:textId="77777777" w:rsidR="007D5555" w:rsidRPr="0024334E" w:rsidRDefault="007D5555" w:rsidP="00A41A40">
      <w:pPr>
        <w:pStyle w:val="Bibliography"/>
        <w:numPr>
          <w:ilvl w:val="0"/>
          <w:numId w:val="16"/>
        </w:numPr>
        <w:rPr>
          <w:noProof/>
          <w:lang w:val="en-US"/>
        </w:rPr>
      </w:pPr>
      <w:r>
        <w:rPr>
          <w:noProof/>
        </w:rPr>
        <w:lastRenderedPageBreak/>
        <w:t xml:space="preserve">Sara M. 2007. </w:t>
      </w:r>
      <w:r>
        <w:rPr>
          <w:i/>
          <w:iCs/>
          <w:noProof/>
        </w:rPr>
        <w:t>Sistemas de Gestão de Base de Dados.</w:t>
      </w:r>
      <w:r>
        <w:rPr>
          <w:noProof/>
        </w:rPr>
        <w:t xml:space="preserve"> </w:t>
      </w:r>
      <w:r w:rsidRPr="0024334E">
        <w:rPr>
          <w:noProof/>
          <w:lang w:val="en-US"/>
        </w:rPr>
        <w:t>11 26. Accessed 06 17, 2015. http://www.notapositiva.com/trab_estudantes/trab_estudantes/tic/tic_trabalhos/sistgestbd.htm.</w:t>
      </w:r>
    </w:p>
    <w:p w14:paraId="32DAF7CE" w14:textId="77777777" w:rsidR="008136A2" w:rsidRPr="007D5555" w:rsidRDefault="007D5555" w:rsidP="007D5555">
      <w:pPr>
        <w:pStyle w:val="BodyText"/>
        <w:spacing w:before="0" w:after="0"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fldChar w:fldCharType="end"/>
      </w:r>
    </w:p>
    <w:p w14:paraId="156170AE" w14:textId="3C36EE60" w:rsidR="00C77637" w:rsidRDefault="00C77637" w:rsidP="00AF2243">
      <w:pPr>
        <w:pStyle w:val="Heading1"/>
        <w:rPr>
          <w:ins w:id="1674" w:author="rui guirrugo" w:date="2016-05-29T22:20:00Z"/>
          <w:lang w:val="en-US"/>
        </w:rPr>
      </w:pPr>
    </w:p>
    <w:p w14:paraId="2263BC9B" w14:textId="77777777" w:rsidR="00C77637" w:rsidRDefault="00C77637" w:rsidP="00C77637">
      <w:pPr>
        <w:pStyle w:val="BodyText"/>
        <w:rPr>
          <w:ins w:id="1675" w:author="rui guirrugo" w:date="2016-05-29T22:20:00Z"/>
          <w:sz w:val="28"/>
          <w:szCs w:val="28"/>
          <w:lang w:val="en-US"/>
        </w:rPr>
        <w:pPrChange w:id="1676" w:author="rui guirrugo" w:date="2016-05-29T22:20:00Z">
          <w:pPr>
            <w:spacing w:before="0" w:after="0" w:line="240" w:lineRule="auto"/>
            <w:jc w:val="left"/>
          </w:pPr>
        </w:pPrChange>
      </w:pPr>
      <w:ins w:id="1677" w:author="rui guirrugo" w:date="2016-05-29T22:20:00Z">
        <w:r>
          <w:rPr>
            <w:lang w:val="en-US"/>
          </w:rPr>
          <w:br w:type="page"/>
        </w:r>
      </w:ins>
    </w:p>
    <w:p w14:paraId="7FBACC27" w14:textId="77777777" w:rsidR="003F6340" w:rsidRPr="0024334E" w:rsidDel="00C77637" w:rsidRDefault="003F6340" w:rsidP="00AA169F">
      <w:pPr>
        <w:pStyle w:val="Bibliografa"/>
        <w:spacing w:before="0" w:after="0" w:line="360" w:lineRule="auto"/>
        <w:rPr>
          <w:del w:id="1678" w:author="rui guirrugo" w:date="2016-05-29T22:18:00Z"/>
          <w:color w:val="auto"/>
          <w:lang w:val="en-US"/>
        </w:rPr>
      </w:pPr>
    </w:p>
    <w:p w14:paraId="562C8AB1" w14:textId="0A75020D" w:rsidR="005871B9" w:rsidRPr="0024334E" w:rsidDel="00C77637" w:rsidRDefault="005871B9" w:rsidP="00AA169F">
      <w:pPr>
        <w:spacing w:before="0" w:after="0"/>
        <w:rPr>
          <w:del w:id="1679" w:author="rui guirrugo" w:date="2016-05-29T22:18:00Z"/>
          <w:lang w:val="en-US"/>
        </w:rPr>
      </w:pPr>
    </w:p>
    <w:p w14:paraId="05D18D15" w14:textId="45DC6DC3" w:rsidR="005C136D" w:rsidRPr="0024334E" w:rsidDel="00C77637" w:rsidRDefault="005C136D" w:rsidP="00AA169F">
      <w:pPr>
        <w:spacing w:before="0" w:after="0"/>
        <w:rPr>
          <w:del w:id="1680" w:author="rui guirrugo" w:date="2016-05-29T22:18:00Z"/>
          <w:lang w:val="en-US"/>
        </w:rPr>
      </w:pPr>
    </w:p>
    <w:p w14:paraId="531E1DDE" w14:textId="346B9ECB" w:rsidR="005C136D" w:rsidRPr="0024334E" w:rsidDel="00C77637" w:rsidRDefault="005C136D" w:rsidP="00AA169F">
      <w:pPr>
        <w:spacing w:before="0" w:after="0"/>
        <w:rPr>
          <w:del w:id="1681" w:author="rui guirrugo" w:date="2016-05-29T22:18:00Z"/>
          <w:lang w:val="en-US"/>
        </w:rPr>
      </w:pPr>
    </w:p>
    <w:p w14:paraId="456CB32D" w14:textId="1FB79A21" w:rsidR="005C136D" w:rsidRPr="0024334E" w:rsidDel="00C77637" w:rsidRDefault="005C136D" w:rsidP="00AA169F">
      <w:pPr>
        <w:spacing w:before="0" w:after="0"/>
        <w:rPr>
          <w:del w:id="1682" w:author="rui guirrugo" w:date="2016-05-29T22:18:00Z"/>
          <w:lang w:val="en-US"/>
        </w:rPr>
      </w:pPr>
    </w:p>
    <w:p w14:paraId="7622A3E7" w14:textId="61A0A94C" w:rsidR="005C136D" w:rsidRPr="0024334E" w:rsidDel="00C77637" w:rsidRDefault="005C136D" w:rsidP="00AA169F">
      <w:pPr>
        <w:spacing w:before="0" w:after="0"/>
        <w:rPr>
          <w:del w:id="1683" w:author="rui guirrugo" w:date="2016-05-29T22:18:00Z"/>
          <w:lang w:val="en-US"/>
        </w:rPr>
      </w:pPr>
    </w:p>
    <w:p w14:paraId="29F6DDF7" w14:textId="6B8BA31F" w:rsidR="00152AFA" w:rsidRPr="0024334E" w:rsidDel="00C77637" w:rsidRDefault="00152AFA" w:rsidP="00AA169F">
      <w:pPr>
        <w:pStyle w:val="Title"/>
        <w:spacing w:before="0" w:after="0"/>
        <w:jc w:val="both"/>
        <w:rPr>
          <w:del w:id="1684" w:author="rui guirrugo" w:date="2016-05-29T22:18:00Z"/>
          <w:rFonts w:cs="Times New Roman"/>
          <w:b w:val="0"/>
          <w:sz w:val="24"/>
          <w:szCs w:val="24"/>
          <w:lang w:val="en-US"/>
        </w:rPr>
      </w:pPr>
    </w:p>
    <w:p w14:paraId="7EAE08BF" w14:textId="77777777" w:rsidR="005C136D" w:rsidRPr="0005259B" w:rsidRDefault="005C136D" w:rsidP="00AF2243">
      <w:pPr>
        <w:pStyle w:val="Heading1"/>
        <w:pPrChange w:id="1685" w:author="rui guirrugo" w:date="2016-05-29T21:22:00Z">
          <w:pPr>
            <w:pStyle w:val="Heading1"/>
          </w:pPr>
        </w:pPrChange>
      </w:pPr>
      <w:bookmarkStart w:id="1686" w:name="_Toc260760899"/>
      <w:bookmarkStart w:id="1687" w:name="_Toc440445258"/>
      <w:r w:rsidRPr="0005259B">
        <w:lastRenderedPageBreak/>
        <w:t>ANEXOS</w:t>
      </w:r>
      <w:bookmarkEnd w:id="1686"/>
      <w:bookmarkEnd w:id="1687"/>
    </w:p>
    <w:p w14:paraId="7592742E" w14:textId="77777777" w:rsidR="008136A2" w:rsidRPr="0005259B" w:rsidRDefault="008136A2" w:rsidP="00AA169F">
      <w:pPr>
        <w:pStyle w:val="BodyText"/>
        <w:spacing w:before="0" w:after="0" w:line="360" w:lineRule="auto"/>
        <w:rPr>
          <w:rFonts w:ascii="Times New Roman" w:hAnsi="Times New Roman" w:cs="Times New Roman"/>
        </w:rPr>
      </w:pPr>
    </w:p>
    <w:p w14:paraId="0E7FFF07" w14:textId="77777777" w:rsidR="005C136D" w:rsidRPr="0005259B" w:rsidRDefault="00B41BC8" w:rsidP="00AA169F">
      <w:pPr>
        <w:pStyle w:val="Bibliografa"/>
        <w:spacing w:before="0" w:after="0" w:line="360" w:lineRule="auto"/>
      </w:pPr>
      <w:r w:rsidRPr="0005259B">
        <w:fldChar w:fldCharType="begin"/>
      </w:r>
      <w:r w:rsidRPr="0005259B">
        <w:instrText xml:space="preserve"> MACROBUTTON  AcceptAllChangesInDoc "[Insira aqui os Anexos]" </w:instrText>
      </w:r>
      <w:r w:rsidRPr="0005259B">
        <w:fldChar w:fldCharType="end"/>
      </w:r>
    </w:p>
    <w:p w14:paraId="5F675BD3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1B3A94E8" w14:textId="77777777" w:rsidR="005871B9" w:rsidRPr="0005259B" w:rsidRDefault="003A3F35" w:rsidP="00AA169F">
      <w:pPr>
        <w:pStyle w:val="Bibliografa"/>
        <w:spacing w:before="0" w:after="0" w:line="360" w:lineRule="auto"/>
      </w:pPr>
      <w:r w:rsidRPr="000525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EB3DB9" wp14:editId="26ABAF16">
                <wp:simplePos x="0" y="0"/>
                <wp:positionH relativeFrom="column">
                  <wp:posOffset>0</wp:posOffset>
                </wp:positionH>
                <wp:positionV relativeFrom="paragraph">
                  <wp:posOffset>211455</wp:posOffset>
                </wp:positionV>
                <wp:extent cx="5600700" cy="982980"/>
                <wp:effectExtent l="22860" t="24765" r="24765" b="20955"/>
                <wp:wrapSquare wrapText="bothSides"/>
                <wp:docPr id="13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982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39A9" w14:textId="77777777" w:rsidR="00E86BDC" w:rsidRPr="00825B20" w:rsidRDefault="00E86BDC" w:rsidP="00030506">
                            <w:pPr>
                              <w:spacing w:line="240" w:lineRule="auto"/>
                              <w:rPr>
                                <w:color w:val="FF0000"/>
                              </w:rPr>
                            </w:pPr>
                            <w:r w:rsidRPr="00D75E9F">
                              <w:rPr>
                                <w:color w:val="FF0000"/>
                              </w:rPr>
                              <w:t>Os anexos são constitu</w:t>
                            </w:r>
                            <w:r>
                              <w:rPr>
                                <w:color w:val="FF0000"/>
                              </w:rPr>
                              <w:t>í</w:t>
                            </w:r>
                            <w:r w:rsidRPr="00D75E9F">
                              <w:rPr>
                                <w:color w:val="FF0000"/>
                              </w:rPr>
                              <w:t>dos por material suplem</w:t>
                            </w:r>
                            <w:r>
                              <w:rPr>
                                <w:color w:val="FF0000"/>
                              </w:rPr>
                              <w:t>en</w:t>
                            </w:r>
                            <w:r w:rsidRPr="00D75E9F">
                              <w:rPr>
                                <w:color w:val="FF0000"/>
                              </w:rPr>
                              <w:t xml:space="preserve">tar ao texto e podem ser gráficos, tabelas, estatísticas, diagramas, mapas, levantamentos topográficos, fotografías, cronologias, quadros comparativos, </w:t>
                            </w:r>
                            <w:r>
                              <w:rPr>
                                <w:color w:val="FF0000"/>
                              </w:rPr>
                              <w:t xml:space="preserve">inquéritos, cópias de documentos, </w:t>
                            </w:r>
                            <w:r w:rsidRPr="00D75E9F">
                              <w:rPr>
                                <w:color w:val="FF0000"/>
                              </w:rPr>
                              <w:t xml:space="preserve">etc., que </w:t>
                            </w:r>
                            <w:r>
                              <w:rPr>
                                <w:color w:val="FF0000"/>
                              </w:rPr>
                              <w:t>ajudem a uma melhor</w:t>
                            </w:r>
                            <w:r w:rsidRPr="00D75E9F">
                              <w:rPr>
                                <w:color w:val="FF0000"/>
                              </w:rPr>
                              <w:t xml:space="preserve"> compre</w:t>
                            </w:r>
                            <w:r>
                              <w:rPr>
                                <w:color w:val="FF0000"/>
                              </w:rPr>
                              <w:t>e</w:t>
                            </w:r>
                            <w:r w:rsidRPr="00D75E9F">
                              <w:rPr>
                                <w:color w:val="FF0000"/>
                              </w:rPr>
                              <w:t>ns</w:t>
                            </w:r>
                            <w:r>
                              <w:rPr>
                                <w:color w:val="FF0000"/>
                              </w:rPr>
                              <w:t>ão do que foi</w:t>
                            </w:r>
                            <w:r w:rsidRPr="00D75E9F">
                              <w:rPr>
                                <w:color w:val="FF0000"/>
                              </w:rPr>
                              <w:t xml:space="preserve"> expo</w:t>
                            </w:r>
                            <w:r>
                              <w:rPr>
                                <w:color w:val="FF0000"/>
                              </w:rPr>
                              <w:t>sto</w:t>
                            </w:r>
                            <w:r w:rsidRPr="00D75E9F">
                              <w:rPr>
                                <w:color w:val="FF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B3DB9" id="Text Box 48" o:spid="_x0000_s1037" type="#_x0000_t202" style="position:absolute;left:0;text-align:left;margin-left:0;margin-top:16.65pt;width:441pt;height:7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" strokecolor="red" strokeweight="3pt">
                <v:textbox style="mso-fit-shape-to-text:t">
                  <w:txbxContent>
                    <w:p w14:paraId="5F1D39A9" w14:textId="77777777" w:rsidR="00E86BDC" w:rsidRPr="00825B20" w:rsidRDefault="00E86BDC" w:rsidP="00030506">
                      <w:pPr>
                        <w:spacing w:line="240" w:lineRule="auto"/>
                        <w:rPr>
                          <w:color w:val="FF0000"/>
                        </w:rPr>
                      </w:pPr>
                      <w:r w:rsidRPr="00D75E9F">
                        <w:rPr>
                          <w:color w:val="FF0000"/>
                        </w:rPr>
                        <w:t>Os anexos são constitu</w:t>
                      </w:r>
                      <w:r>
                        <w:rPr>
                          <w:color w:val="FF0000"/>
                        </w:rPr>
                        <w:t>í</w:t>
                      </w:r>
                      <w:r w:rsidRPr="00D75E9F">
                        <w:rPr>
                          <w:color w:val="FF0000"/>
                        </w:rPr>
                        <w:t>dos por material suplem</w:t>
                      </w:r>
                      <w:r>
                        <w:rPr>
                          <w:color w:val="FF0000"/>
                        </w:rPr>
                        <w:t>en</w:t>
                      </w:r>
                      <w:r w:rsidRPr="00D75E9F">
                        <w:rPr>
                          <w:color w:val="FF0000"/>
                        </w:rPr>
                        <w:t xml:space="preserve">tar ao texto e podem ser gráficos, tabelas, estatísticas, diagramas, mapas, levantamentos topográficos, fotografías, cronologias, quadros comparativos, </w:t>
                      </w:r>
                      <w:r>
                        <w:rPr>
                          <w:color w:val="FF0000"/>
                        </w:rPr>
                        <w:t xml:space="preserve">inquéritos, cópias de documentos, </w:t>
                      </w:r>
                      <w:r w:rsidRPr="00D75E9F">
                        <w:rPr>
                          <w:color w:val="FF0000"/>
                        </w:rPr>
                        <w:t xml:space="preserve">etc., que </w:t>
                      </w:r>
                      <w:r>
                        <w:rPr>
                          <w:color w:val="FF0000"/>
                        </w:rPr>
                        <w:t>ajudem a uma melhor</w:t>
                      </w:r>
                      <w:r w:rsidRPr="00D75E9F">
                        <w:rPr>
                          <w:color w:val="FF0000"/>
                        </w:rPr>
                        <w:t xml:space="preserve"> compre</w:t>
                      </w:r>
                      <w:r>
                        <w:rPr>
                          <w:color w:val="FF0000"/>
                        </w:rPr>
                        <w:t>e</w:t>
                      </w:r>
                      <w:r w:rsidRPr="00D75E9F">
                        <w:rPr>
                          <w:color w:val="FF0000"/>
                        </w:rPr>
                        <w:t>ns</w:t>
                      </w:r>
                      <w:r>
                        <w:rPr>
                          <w:color w:val="FF0000"/>
                        </w:rPr>
                        <w:t>ão do que foi</w:t>
                      </w:r>
                      <w:r w:rsidRPr="00D75E9F">
                        <w:rPr>
                          <w:color w:val="FF0000"/>
                        </w:rPr>
                        <w:t xml:space="preserve"> expo</w:t>
                      </w:r>
                      <w:r>
                        <w:rPr>
                          <w:color w:val="FF0000"/>
                        </w:rPr>
                        <w:t>sto</w:t>
                      </w:r>
                      <w:r w:rsidRPr="00D75E9F">
                        <w:rPr>
                          <w:color w:val="FF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6F474C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150EFF3C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7B62655A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08D7359E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4330B50E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3E9EBEF1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6B0FE9C2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5C8798E2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5900F509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14C5396E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6D38FEA9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3E8E8118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7BFB5E8A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7566D8C1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05965170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72BEE9C3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211AC0E6" w14:textId="77777777" w:rsidR="005871B9" w:rsidRPr="0005259B" w:rsidRDefault="005871B9" w:rsidP="00AA169F">
      <w:pPr>
        <w:pStyle w:val="Bibliografa"/>
        <w:spacing w:before="0" w:after="0" w:line="360" w:lineRule="auto"/>
      </w:pPr>
    </w:p>
    <w:p w14:paraId="1A66F021" w14:textId="77777777" w:rsidR="000E0510" w:rsidRPr="0005259B" w:rsidRDefault="000E0510" w:rsidP="00AA169F">
      <w:pPr>
        <w:pStyle w:val="Bibliografa"/>
        <w:spacing w:before="0" w:after="0" w:line="360" w:lineRule="auto"/>
      </w:pPr>
    </w:p>
    <w:p w14:paraId="7A16DAC8" w14:textId="77777777" w:rsidR="000E0510" w:rsidRPr="0005259B" w:rsidRDefault="000E0510" w:rsidP="00AA169F">
      <w:pPr>
        <w:pStyle w:val="Bibliografa"/>
        <w:spacing w:before="0" w:after="0" w:line="360" w:lineRule="auto"/>
      </w:pPr>
    </w:p>
    <w:p w14:paraId="59D41EB8" w14:textId="77777777" w:rsidR="000E0510" w:rsidRPr="0005259B" w:rsidRDefault="000E0510" w:rsidP="00AA169F">
      <w:pPr>
        <w:pStyle w:val="Bibliografa"/>
        <w:spacing w:before="0" w:after="0" w:line="360" w:lineRule="auto"/>
      </w:pPr>
    </w:p>
    <w:p w14:paraId="39AB609F" w14:textId="77777777" w:rsidR="000E0510" w:rsidRPr="0005259B" w:rsidRDefault="000E0510" w:rsidP="00AA169F">
      <w:pPr>
        <w:pStyle w:val="Bibliografa"/>
        <w:spacing w:before="0" w:after="0" w:line="360" w:lineRule="auto"/>
      </w:pPr>
    </w:p>
    <w:p w14:paraId="7EA67D30" w14:textId="77777777" w:rsidR="000E0510" w:rsidRPr="0005259B" w:rsidRDefault="000E0510" w:rsidP="00AA169F">
      <w:pPr>
        <w:pStyle w:val="Bibliografa"/>
        <w:spacing w:before="0" w:after="0" w:line="360" w:lineRule="auto"/>
      </w:pPr>
    </w:p>
    <w:p w14:paraId="541D9AF0" w14:textId="77777777" w:rsidR="0021281E" w:rsidRPr="0005259B" w:rsidRDefault="0021281E" w:rsidP="00AA169F">
      <w:pPr>
        <w:pStyle w:val="Bibliografa"/>
        <w:spacing w:before="0" w:after="0" w:line="360" w:lineRule="auto"/>
      </w:pPr>
    </w:p>
    <w:sectPr w:rsidR="0021281E" w:rsidRPr="0005259B" w:rsidSect="00266CFA">
      <w:headerReference w:type="default" r:id="rId38"/>
      <w:footerReference w:type="default" r:id="rId39"/>
      <w:pgSz w:w="11907" w:h="16840" w:code="9"/>
      <w:pgMar w:top="1701" w:right="1134" w:bottom="1134" w:left="1701" w:header="720" w:footer="567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User" w:date="2016-05-18T21:40:00Z" w:initials="U">
    <w:p w14:paraId="5D361480" w14:textId="5391FE6A" w:rsidR="00E86BDC" w:rsidRDefault="00E86BDC">
      <w:pPr>
        <w:pStyle w:val="CommentText"/>
      </w:pPr>
      <w:r>
        <w:rPr>
          <w:rStyle w:val="CommentReference"/>
        </w:rPr>
        <w:annotationRef/>
      </w:r>
      <w:r>
        <w:t>Já devias ter apagado essa caixa vermelha principalmente considerando que já fizeste esta parte</w:t>
      </w:r>
    </w:p>
  </w:comment>
  <w:comment w:id="3" w:author="User" w:date="2016-05-18T21:39:00Z" w:initials="U">
    <w:p w14:paraId="37866E09" w14:textId="6881F8E3" w:rsidR="00E86BDC" w:rsidRDefault="00E86BDC">
      <w:pPr>
        <w:pStyle w:val="CommentText"/>
      </w:pPr>
      <w:r>
        <w:rPr>
          <w:rStyle w:val="CommentReference"/>
        </w:rPr>
        <w:annotationRef/>
      </w:r>
      <w:r>
        <w:t>Ess teu índice com alguns pontos boldados e outros não esta correcto ? Foi assim que ensinaram vos ???</w:t>
      </w:r>
    </w:p>
  </w:comment>
  <w:comment w:id="29" w:author="User" w:date="2016-05-18T21:41:00Z" w:initials="U">
    <w:p w14:paraId="22DA080B" w14:textId="636E7E8B" w:rsidR="00E86BDC" w:rsidRDefault="00E86BDC">
      <w:pPr>
        <w:pStyle w:val="CommentText"/>
      </w:pPr>
      <w:r>
        <w:rPr>
          <w:rStyle w:val="CommentReference"/>
        </w:rPr>
        <w:annotationRef/>
      </w:r>
      <w:r>
        <w:t>So tens estas abreviaturas ?? De certeza ???</w:t>
      </w:r>
    </w:p>
  </w:comment>
  <w:comment w:id="42" w:author="User" w:date="2016-05-18T21:43:00Z" w:initials="U">
    <w:p w14:paraId="613EC28A" w14:textId="417A6FFF" w:rsidR="00E86BDC" w:rsidRDefault="00E86BDC">
      <w:pPr>
        <w:pStyle w:val="CommentText"/>
      </w:pPr>
      <w:r>
        <w:rPr>
          <w:rStyle w:val="CommentReference"/>
        </w:rPr>
        <w:annotationRef/>
      </w:r>
      <w:r>
        <w:t>E as formas …</w:t>
      </w:r>
    </w:p>
  </w:comment>
  <w:comment w:id="46" w:author="User" w:date="2016-05-18T21:44:00Z" w:initials="U">
    <w:p w14:paraId="112761E8" w14:textId="707209F5" w:rsidR="00E86BDC" w:rsidRDefault="00E86BDC">
      <w:pPr>
        <w:pStyle w:val="CommentText"/>
      </w:pPr>
      <w:r>
        <w:rPr>
          <w:rStyle w:val="CommentReference"/>
        </w:rPr>
        <w:annotationRef/>
      </w:r>
      <w:r>
        <w:t>Acho desnecessario</w:t>
      </w:r>
    </w:p>
  </w:comment>
  <w:comment w:id="52" w:author="User" w:date="2016-05-18T21:46:00Z" w:initials="U">
    <w:p w14:paraId="5486D42B" w14:textId="223FBD64" w:rsidR="00E86BDC" w:rsidRDefault="00E86BDC">
      <w:pPr>
        <w:pStyle w:val="CommentText"/>
      </w:pPr>
      <w:r>
        <w:rPr>
          <w:rStyle w:val="CommentReference"/>
        </w:rPr>
        <w:annotationRef/>
      </w:r>
      <w:r>
        <w:t>Alento que palavra e essa não conheço, procurei no dicionário vi algo parecido mas não parece enquadrar-se</w:t>
      </w:r>
    </w:p>
  </w:comment>
  <w:comment w:id="56" w:author="User" w:date="2016-05-18T21:48:00Z" w:initials="U">
    <w:p w14:paraId="7ADCB0E6" w14:textId="6DB6396F" w:rsidR="00E86BDC" w:rsidRDefault="00E86BDC">
      <w:pPr>
        <w:pStyle w:val="CommentText"/>
      </w:pPr>
      <w:r>
        <w:rPr>
          <w:rStyle w:val="CommentReference"/>
        </w:rPr>
        <w:annotationRef/>
      </w:r>
      <w:r>
        <w:t>usa uma expressão melhor</w:t>
      </w:r>
    </w:p>
  </w:comment>
  <w:comment w:id="58" w:author="User" w:date="2016-05-18T21:48:00Z" w:initials="U">
    <w:p w14:paraId="02C65429" w14:textId="023C53C3" w:rsidR="00E86BDC" w:rsidRDefault="00E86BDC">
      <w:pPr>
        <w:pStyle w:val="CommentText"/>
      </w:pPr>
      <w:r>
        <w:rPr>
          <w:rStyle w:val="CommentReference"/>
        </w:rPr>
        <w:annotationRef/>
      </w:r>
      <w:r>
        <w:t>A implementação deste sistema de informacao poderá:</w:t>
      </w:r>
    </w:p>
  </w:comment>
  <w:comment w:id="60" w:author="User" w:date="2016-05-18T21:49:00Z" w:initials="U">
    <w:p w14:paraId="5F66157D" w14:textId="15A59A4E" w:rsidR="00E86BDC" w:rsidRDefault="00E86BDC">
      <w:pPr>
        <w:pStyle w:val="CommentText"/>
      </w:pPr>
      <w:r>
        <w:rPr>
          <w:rStyle w:val="CommentReference"/>
        </w:rPr>
        <w:annotationRef/>
      </w:r>
      <w:r>
        <w:t>Como e que tu me comecas isto com a porra de uma letra minuscula</w:t>
      </w:r>
    </w:p>
  </w:comment>
  <w:comment w:id="61" w:author="User" w:date="2016-05-18T21:49:00Z" w:initials="U">
    <w:p w14:paraId="7F331587" w14:textId="28166B2F" w:rsidR="00E86BDC" w:rsidRDefault="00E86BDC">
      <w:pPr>
        <w:pStyle w:val="CommentText"/>
      </w:pPr>
      <w:r>
        <w:rPr>
          <w:rStyle w:val="CommentReference"/>
        </w:rPr>
        <w:annotationRef/>
      </w:r>
      <w:r>
        <w:t>Isto são dois pontos, e so um l ela isso e v ela se soa bem, “reduzir a lentidão cumprimento de …</w:t>
      </w:r>
    </w:p>
  </w:comment>
  <w:comment w:id="70" w:author="User" w:date="2016-05-18T21:49:00Z" w:initials="U">
    <w:p w14:paraId="7F1AA20B" w14:textId="100EBADE" w:rsidR="00E86BDC" w:rsidRDefault="00E86BDC">
      <w:pPr>
        <w:pStyle w:val="CommentText"/>
      </w:pPr>
      <w:r>
        <w:rPr>
          <w:rStyle w:val="CommentReference"/>
        </w:rPr>
        <w:annotationRef/>
      </w:r>
      <w:r>
        <w:t>Oque e isto ?</w:t>
      </w:r>
    </w:p>
  </w:comment>
  <w:comment w:id="86" w:author="User" w:date="2016-05-18T21:51:00Z" w:initials="U">
    <w:p w14:paraId="1A257821" w14:textId="756F88E5" w:rsidR="00E86BDC" w:rsidRDefault="00E86BDC">
      <w:pPr>
        <w:pStyle w:val="CommentText"/>
      </w:pPr>
      <w:r>
        <w:rPr>
          <w:rStyle w:val="CommentReference"/>
        </w:rPr>
        <w:annotationRef/>
      </w:r>
      <w:r>
        <w:t>Esses números não estão muito para a esquerda</w:t>
      </w:r>
    </w:p>
  </w:comment>
  <w:comment w:id="91" w:author="User" w:date="2016-05-18T21:53:00Z" w:initials="U">
    <w:p w14:paraId="021384CF" w14:textId="2EDE232F" w:rsidR="00E86BDC" w:rsidRDefault="00E86BDC">
      <w:pPr>
        <w:pStyle w:val="CommentText"/>
      </w:pPr>
      <w:r>
        <w:rPr>
          <w:rStyle w:val="CommentReference"/>
        </w:rPr>
        <w:annotationRef/>
      </w:r>
      <w:r>
        <w:t>Porque D maiúsculo ?</w:t>
      </w:r>
    </w:p>
  </w:comment>
  <w:comment w:id="93" w:author="User" w:date="2016-05-18T21:53:00Z" w:initials="U">
    <w:p w14:paraId="1AF87FF8" w14:textId="47207062" w:rsidR="00E86BDC" w:rsidRDefault="00E86BDC">
      <w:pPr>
        <w:pStyle w:val="CommentText"/>
      </w:pPr>
      <w:r>
        <w:rPr>
          <w:rStyle w:val="CommentReference"/>
        </w:rPr>
        <w:annotationRef/>
      </w:r>
      <w:r>
        <w:t>ao</w:t>
      </w:r>
    </w:p>
  </w:comment>
  <w:comment w:id="94" w:author="User" w:date="2016-05-18T21:54:00Z" w:initials="U">
    <w:p w14:paraId="42843B8A" w14:textId="09C78628" w:rsidR="00E86BDC" w:rsidRDefault="00E86BDC">
      <w:pPr>
        <w:pStyle w:val="CommentText"/>
      </w:pPr>
      <w:r>
        <w:rPr>
          <w:rStyle w:val="CommentReference"/>
        </w:rPr>
        <w:annotationRef/>
      </w:r>
      <w:r>
        <w:t>Não ocorre sincronização mas sim partilha</w:t>
      </w:r>
    </w:p>
  </w:comment>
  <w:comment w:id="97" w:author="User" w:date="2016-05-18T21:54:00Z" w:initials="U">
    <w:p w14:paraId="467268EC" w14:textId="243EED5E" w:rsidR="00E86BDC" w:rsidRDefault="00E86BDC">
      <w:pPr>
        <w:pStyle w:val="CommentText"/>
      </w:pPr>
      <w:r>
        <w:rPr>
          <w:rStyle w:val="CommentReference"/>
        </w:rPr>
        <w:annotationRef/>
      </w:r>
      <w:r>
        <w:t>Há necessidade de S maiusculo</w:t>
      </w:r>
    </w:p>
  </w:comment>
  <w:comment w:id="98" w:author="User" w:date="2016-05-18T21:55:00Z" w:initials="U">
    <w:p w14:paraId="1D24F163" w14:textId="0C8C60AC" w:rsidR="00E86BDC" w:rsidRDefault="00E86BDC">
      <w:pPr>
        <w:pStyle w:val="CommentText"/>
      </w:pPr>
      <w:r>
        <w:rPr>
          <w:rStyle w:val="CommentReference"/>
        </w:rPr>
        <w:annotationRef/>
      </w:r>
      <w:r>
        <w:t>Cuidado com o que afirmas, tas a garantir o que ? Vou t cobrar isto que estas a garantir</w:t>
      </w:r>
    </w:p>
  </w:comment>
  <w:comment w:id="108" w:author="User" w:date="2016-05-18T21:55:00Z" w:initials="U">
    <w:p w14:paraId="00656F05" w14:textId="70A7084C" w:rsidR="00E86BDC" w:rsidRDefault="00E86BDC">
      <w:pPr>
        <w:pStyle w:val="CommentText"/>
      </w:pPr>
      <w:r>
        <w:rPr>
          <w:rStyle w:val="CommentReference"/>
        </w:rPr>
        <w:annotationRef/>
      </w:r>
      <w:r>
        <w:t>Porque I maiusculo</w:t>
      </w:r>
    </w:p>
  </w:comment>
  <w:comment w:id="111" w:author="User" w:date="2016-05-18T21:55:00Z" w:initials="U">
    <w:p w14:paraId="52F644C5" w14:textId="7186A155" w:rsidR="00E86BDC" w:rsidRDefault="00E86BDC">
      <w:pPr>
        <w:pStyle w:val="CommentText"/>
      </w:pPr>
      <w:r>
        <w:rPr>
          <w:rStyle w:val="CommentReference"/>
        </w:rPr>
        <w:annotationRef/>
      </w:r>
      <w:r>
        <w:t>um</w:t>
      </w:r>
    </w:p>
  </w:comment>
  <w:comment w:id="113" w:author="User" w:date="2016-05-18T21:56:00Z" w:initials="U">
    <w:p w14:paraId="54E82D7E" w14:textId="53840A9A" w:rsidR="00E86BDC" w:rsidRDefault="00E86BDC">
      <w:pPr>
        <w:pStyle w:val="CommentText"/>
      </w:pPr>
      <w:r>
        <w:rPr>
          <w:rStyle w:val="CommentReference"/>
        </w:rPr>
        <w:annotationRef/>
      </w:r>
      <w:r>
        <w:t>Desnecessario</w:t>
      </w:r>
    </w:p>
  </w:comment>
  <w:comment w:id="125" w:author="User" w:date="2016-05-18T21:56:00Z" w:initials="U">
    <w:p w14:paraId="0B978DD7" w14:textId="08A66FE6" w:rsidR="00E86BDC" w:rsidRDefault="00E86BDC">
      <w:pPr>
        <w:pStyle w:val="CommentText"/>
      </w:pPr>
      <w:r>
        <w:rPr>
          <w:rStyle w:val="CommentReference"/>
        </w:rPr>
        <w:annotationRef/>
      </w:r>
      <w:r>
        <w:t>Implementar ou desenvolver um protótipo. Sabes o que e implementar ? E isso que pretendes fazer ?</w:t>
      </w:r>
    </w:p>
  </w:comment>
  <w:comment w:id="131" w:author="User" w:date="2016-05-18T21:57:00Z" w:initials="U">
    <w:p w14:paraId="741F7317" w14:textId="0E6A051F" w:rsidR="00E86BDC" w:rsidRDefault="00E86BDC">
      <w:pPr>
        <w:pStyle w:val="CommentText"/>
      </w:pPr>
      <w:r>
        <w:rPr>
          <w:rStyle w:val="CommentReference"/>
        </w:rPr>
        <w:annotationRef/>
      </w:r>
      <w:r>
        <w:t>o</w:t>
      </w:r>
    </w:p>
  </w:comment>
  <w:comment w:id="137" w:author="User" w:date="2016-05-18T21:57:00Z" w:initials="U">
    <w:p w14:paraId="1453343B" w14:textId="5475C3F6" w:rsidR="00E86BDC" w:rsidRDefault="00E86BDC">
      <w:pPr>
        <w:pStyle w:val="CommentText"/>
      </w:pPr>
      <w:r>
        <w:rPr>
          <w:rStyle w:val="CommentReference"/>
        </w:rPr>
        <w:annotationRef/>
      </w:r>
      <w:r>
        <w:t>existentes</w:t>
      </w:r>
    </w:p>
  </w:comment>
  <w:comment w:id="147" w:author="User" w:date="2016-05-18T21:58:00Z" w:initials="U">
    <w:p w14:paraId="5465C153" w14:textId="1A1227FC" w:rsidR="00E86BDC" w:rsidRDefault="00E86BDC">
      <w:pPr>
        <w:pStyle w:val="CommentText"/>
      </w:pPr>
      <w:r>
        <w:rPr>
          <w:rStyle w:val="CommentReference"/>
        </w:rPr>
        <w:annotationRef/>
      </w:r>
      <w:r>
        <w:t>Desnecessario</w:t>
      </w:r>
    </w:p>
  </w:comment>
  <w:comment w:id="148" w:author="User" w:date="2016-05-18T21:58:00Z" w:initials="U">
    <w:p w14:paraId="4594C085" w14:textId="3C0D3D9A" w:rsidR="00E86BDC" w:rsidRDefault="00E86BDC">
      <w:pPr>
        <w:pStyle w:val="CommentText"/>
      </w:pPr>
      <w:r>
        <w:rPr>
          <w:rStyle w:val="CommentReference"/>
        </w:rPr>
        <w:annotationRef/>
      </w:r>
      <w:r>
        <w:t>Não entendi</w:t>
      </w:r>
    </w:p>
  </w:comment>
  <w:comment w:id="149" w:author="User" w:date="2016-05-18T21:59:00Z" w:initials="U">
    <w:p w14:paraId="630111EA" w14:textId="3220FED3" w:rsidR="00E86BDC" w:rsidRDefault="00E86BDC">
      <w:pPr>
        <w:pStyle w:val="CommentText"/>
      </w:pPr>
      <w:r>
        <w:rPr>
          <w:rStyle w:val="CommentReference"/>
        </w:rPr>
        <w:annotationRef/>
      </w:r>
      <w:r>
        <w:t>Tem acento</w:t>
      </w:r>
    </w:p>
  </w:comment>
  <w:comment w:id="153" w:author="User" w:date="2016-05-18T21:59:00Z" w:initials="U">
    <w:p w14:paraId="21FF7A38" w14:textId="683BCB35" w:rsidR="00E86BDC" w:rsidRDefault="00E86BDC">
      <w:pPr>
        <w:pStyle w:val="CommentText"/>
      </w:pPr>
      <w:r>
        <w:rPr>
          <w:rStyle w:val="CommentReference"/>
        </w:rPr>
        <w:annotationRef/>
      </w:r>
      <w:r>
        <w:t>desnecessario</w:t>
      </w:r>
    </w:p>
  </w:comment>
  <w:comment w:id="154" w:author="User" w:date="2016-05-18T21:59:00Z" w:initials="U">
    <w:p w14:paraId="58EFAB96" w14:textId="0FB696D9" w:rsidR="00E86BDC" w:rsidRDefault="00E86BDC">
      <w:pPr>
        <w:pStyle w:val="CommentText"/>
      </w:pPr>
      <w:r>
        <w:rPr>
          <w:rStyle w:val="CommentReference"/>
        </w:rPr>
        <w:annotationRef/>
      </w:r>
      <w:r>
        <w:t>acento</w:t>
      </w:r>
    </w:p>
  </w:comment>
  <w:comment w:id="159" w:author="User" w:date="2016-05-18T22:00:00Z" w:initials="U">
    <w:p w14:paraId="6AC5B8B4" w14:textId="7B67408D" w:rsidR="00E86BDC" w:rsidRDefault="00E86BDC">
      <w:pPr>
        <w:pStyle w:val="CommentText"/>
      </w:pPr>
      <w:r>
        <w:rPr>
          <w:rStyle w:val="CommentReference"/>
        </w:rPr>
        <w:annotationRef/>
      </w:r>
      <w:r>
        <w:t>apaga</w:t>
      </w:r>
    </w:p>
  </w:comment>
  <w:comment w:id="160" w:author="User" w:date="2016-05-18T22:00:00Z" w:initials="U">
    <w:p w14:paraId="43244960" w14:textId="74607D4B" w:rsidR="00E86BDC" w:rsidRDefault="00E86BDC">
      <w:pPr>
        <w:pStyle w:val="CommentText"/>
      </w:pPr>
      <w:r>
        <w:rPr>
          <w:rStyle w:val="CommentReference"/>
        </w:rPr>
        <w:annotationRef/>
      </w:r>
      <w:r>
        <w:t>Kenhaste tanto que nem sei o que sugerir.</w:t>
      </w:r>
    </w:p>
  </w:comment>
  <w:comment w:id="162" w:author="User" w:date="2016-05-18T22:00:00Z" w:initials="U">
    <w:p w14:paraId="34B38D6C" w14:textId="2AB8499C" w:rsidR="00E86BDC" w:rsidRDefault="00E86BDC">
      <w:pPr>
        <w:pStyle w:val="CommentText"/>
      </w:pPr>
      <w:r>
        <w:rPr>
          <w:rStyle w:val="CommentReference"/>
        </w:rPr>
        <w:annotationRef/>
      </w:r>
      <w:r>
        <w:t>O paradigma de investigação sera …</w:t>
      </w:r>
    </w:p>
  </w:comment>
  <w:comment w:id="172" w:author="User" w:date="2016-05-18T22:01:00Z" w:initials="U">
    <w:p w14:paraId="7AECB757" w14:textId="20DC8BB9" w:rsidR="00E86BDC" w:rsidRDefault="00E86BDC">
      <w:pPr>
        <w:pStyle w:val="CommentText"/>
      </w:pPr>
      <w:r>
        <w:rPr>
          <w:rStyle w:val="CommentReference"/>
        </w:rPr>
        <w:annotationRef/>
      </w:r>
      <w:r>
        <w:t>acento</w:t>
      </w:r>
    </w:p>
  </w:comment>
  <w:comment w:id="179" w:author="User" w:date="2016-05-18T22:02:00Z" w:initials="U">
    <w:p w14:paraId="47E90AED" w14:textId="24F948AF" w:rsidR="00E86BDC" w:rsidRDefault="00E86BDC">
      <w:pPr>
        <w:pStyle w:val="CommentText"/>
      </w:pPr>
      <w:r>
        <w:rPr>
          <w:rStyle w:val="CommentReference"/>
        </w:rPr>
        <w:annotationRef/>
      </w:r>
      <w:r>
        <w:t>Far-se-a</w:t>
      </w:r>
    </w:p>
  </w:comment>
  <w:comment w:id="180" w:author="User" w:date="2016-05-18T22:02:00Z" w:initials="U">
    <w:p w14:paraId="0A663293" w14:textId="0B97A601" w:rsidR="00E86BDC" w:rsidRDefault="00E86BDC">
      <w:pPr>
        <w:pStyle w:val="CommentText"/>
      </w:pPr>
      <w:r>
        <w:rPr>
          <w:rStyle w:val="CommentReference"/>
        </w:rPr>
        <w:annotationRef/>
      </w:r>
      <w:r>
        <w:t>desnecessario</w:t>
      </w:r>
    </w:p>
  </w:comment>
  <w:comment w:id="181" w:author="User" w:date="2016-05-18T22:03:00Z" w:initials="U">
    <w:p w14:paraId="53C83CBE" w14:textId="7E8BF72D" w:rsidR="00E86BDC" w:rsidRDefault="00E86BDC">
      <w:pPr>
        <w:pStyle w:val="CommentText"/>
      </w:pPr>
      <w:r>
        <w:rPr>
          <w:rStyle w:val="CommentReference"/>
        </w:rPr>
        <w:annotationRef/>
      </w:r>
      <w:r>
        <w:t>Im tired continuamos another day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D361480" w15:done="0"/>
  <w15:commentEx w15:paraId="37866E09" w15:done="0"/>
  <w15:commentEx w15:paraId="22DA080B" w15:done="0"/>
  <w15:commentEx w15:paraId="613EC28A" w15:done="0"/>
  <w15:commentEx w15:paraId="112761E8" w15:done="0"/>
  <w15:commentEx w15:paraId="5486D42B" w15:done="0"/>
  <w15:commentEx w15:paraId="7ADCB0E6" w15:done="1"/>
  <w15:commentEx w15:paraId="02C65429" w15:done="0"/>
  <w15:commentEx w15:paraId="5F66157D" w15:done="0"/>
  <w15:commentEx w15:paraId="7F331587" w15:done="1"/>
  <w15:commentEx w15:paraId="7F1AA20B" w15:done="0"/>
  <w15:commentEx w15:paraId="1A257821" w15:done="0"/>
  <w15:commentEx w15:paraId="021384CF" w15:done="1"/>
  <w15:commentEx w15:paraId="1AF87FF8" w15:done="1"/>
  <w15:commentEx w15:paraId="42843B8A" w15:done="1"/>
  <w15:commentEx w15:paraId="467268EC" w15:done="1"/>
  <w15:commentEx w15:paraId="1D24F163" w15:done="1"/>
  <w15:commentEx w15:paraId="00656F05" w15:done="1"/>
  <w15:commentEx w15:paraId="52F644C5" w15:done="1"/>
  <w15:commentEx w15:paraId="54E82D7E" w15:done="0"/>
  <w15:commentEx w15:paraId="0B978DD7" w15:done="0"/>
  <w15:commentEx w15:paraId="741F7317" w15:done="0"/>
  <w15:commentEx w15:paraId="1453343B" w15:done="0"/>
  <w15:commentEx w15:paraId="5465C153" w15:done="0"/>
  <w15:commentEx w15:paraId="4594C085" w15:done="0"/>
  <w15:commentEx w15:paraId="630111EA" w15:done="0"/>
  <w15:commentEx w15:paraId="21FF7A38" w15:done="0"/>
  <w15:commentEx w15:paraId="58EFAB96" w15:done="0"/>
  <w15:commentEx w15:paraId="6AC5B8B4" w15:done="0"/>
  <w15:commentEx w15:paraId="43244960" w15:done="0"/>
  <w15:commentEx w15:paraId="34B38D6C" w15:done="0"/>
  <w15:commentEx w15:paraId="7AECB757" w15:done="0"/>
  <w15:commentEx w15:paraId="47E90AED" w15:done="0"/>
  <w15:commentEx w15:paraId="0A663293" w15:done="0"/>
  <w15:commentEx w15:paraId="53C83C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51EFB0" w14:textId="77777777" w:rsidR="00E86BDC" w:rsidRDefault="00E86BDC">
      <w:r>
        <w:separator/>
      </w:r>
    </w:p>
  </w:endnote>
  <w:endnote w:type="continuationSeparator" w:id="0">
    <w:p w14:paraId="2A69C7DF" w14:textId="77777777" w:rsidR="00E86BDC" w:rsidRDefault="00E86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B0503020000020004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FBB57" w14:textId="77777777" w:rsidR="00E86BDC" w:rsidRDefault="00E86BDC" w:rsidP="00266CF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E2EC5E" w14:textId="77777777" w:rsidR="00E86BDC" w:rsidRDefault="00E86BDC" w:rsidP="00AC1E3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11172" w14:textId="5B9A3F16" w:rsidR="00E86BDC" w:rsidRPr="00266CFA" w:rsidRDefault="00E86BDC" w:rsidP="00C95F06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266CFA">
      <w:rPr>
        <w:rStyle w:val="PageNumber"/>
        <w:sz w:val="18"/>
        <w:szCs w:val="18"/>
      </w:rPr>
      <w:fldChar w:fldCharType="begin"/>
    </w:r>
    <w:r w:rsidRPr="00266CFA">
      <w:rPr>
        <w:rStyle w:val="PageNumber"/>
        <w:sz w:val="18"/>
        <w:szCs w:val="18"/>
      </w:rPr>
      <w:instrText xml:space="preserve">PAGE  </w:instrText>
    </w:r>
    <w:r w:rsidRPr="00266CFA">
      <w:rPr>
        <w:rStyle w:val="PageNumber"/>
        <w:sz w:val="18"/>
        <w:szCs w:val="18"/>
      </w:rPr>
      <w:fldChar w:fldCharType="separate"/>
    </w:r>
    <w:r w:rsidR="00C77637">
      <w:rPr>
        <w:rStyle w:val="PageNumber"/>
        <w:noProof/>
        <w:sz w:val="18"/>
        <w:szCs w:val="18"/>
      </w:rPr>
      <w:t>IX</w:t>
    </w:r>
    <w:r w:rsidRPr="00266CFA">
      <w:rPr>
        <w:rStyle w:val="PageNumber"/>
        <w:sz w:val="18"/>
        <w:szCs w:val="18"/>
      </w:rPr>
      <w:fldChar w:fldCharType="end"/>
    </w:r>
  </w:p>
  <w:p w14:paraId="1D96EE2D" w14:textId="77777777" w:rsidR="00E86BDC" w:rsidRDefault="00E86BDC" w:rsidP="00266CF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AC5628" w14:textId="4C352E44" w:rsidR="00E86BDC" w:rsidRPr="00266CFA" w:rsidRDefault="00E86BDC" w:rsidP="00C95F06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266CFA">
      <w:rPr>
        <w:rStyle w:val="PageNumber"/>
        <w:sz w:val="18"/>
        <w:szCs w:val="18"/>
      </w:rPr>
      <w:fldChar w:fldCharType="begin"/>
    </w:r>
    <w:r w:rsidRPr="00266CFA">
      <w:rPr>
        <w:rStyle w:val="PageNumber"/>
        <w:sz w:val="18"/>
        <w:szCs w:val="18"/>
      </w:rPr>
      <w:instrText xml:space="preserve">PAGE  </w:instrText>
    </w:r>
    <w:r w:rsidRPr="00266CFA">
      <w:rPr>
        <w:rStyle w:val="PageNumber"/>
        <w:sz w:val="18"/>
        <w:szCs w:val="18"/>
      </w:rPr>
      <w:fldChar w:fldCharType="separate"/>
    </w:r>
    <w:r w:rsidR="00C77637">
      <w:rPr>
        <w:rStyle w:val="PageNumber"/>
        <w:noProof/>
        <w:sz w:val="18"/>
        <w:szCs w:val="18"/>
      </w:rPr>
      <w:t>36</w:t>
    </w:r>
    <w:r w:rsidRPr="00266CFA">
      <w:rPr>
        <w:rStyle w:val="PageNumber"/>
        <w:sz w:val="18"/>
        <w:szCs w:val="18"/>
      </w:rPr>
      <w:fldChar w:fldCharType="end"/>
    </w:r>
    <w:r>
      <w:rPr>
        <w:rStyle w:val="PageNumber"/>
        <w:sz w:val="18"/>
        <w:szCs w:val="18"/>
      </w:rPr>
      <w:t>/9</w:t>
    </w:r>
  </w:p>
  <w:p w14:paraId="6171E42B" w14:textId="77777777" w:rsidR="00E86BDC" w:rsidRDefault="00E86BDC" w:rsidP="00266CFA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C94558" w14:textId="5590415B" w:rsidR="00C77637" w:rsidRPr="00266CFA" w:rsidRDefault="00C77637" w:rsidP="00C95F06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266CFA">
      <w:rPr>
        <w:rStyle w:val="PageNumber"/>
        <w:sz w:val="18"/>
        <w:szCs w:val="18"/>
      </w:rPr>
      <w:fldChar w:fldCharType="begin"/>
    </w:r>
    <w:r w:rsidRPr="00266CFA">
      <w:rPr>
        <w:rStyle w:val="PageNumber"/>
        <w:sz w:val="18"/>
        <w:szCs w:val="18"/>
      </w:rPr>
      <w:instrText xml:space="preserve">PAGE  </w:instrText>
    </w:r>
    <w:r w:rsidRPr="00266CFA">
      <w:rPr>
        <w:rStyle w:val="PageNumber"/>
        <w:sz w:val="18"/>
        <w:szCs w:val="18"/>
      </w:rPr>
      <w:fldChar w:fldCharType="separate"/>
    </w:r>
    <w:r>
      <w:rPr>
        <w:rStyle w:val="PageNumber"/>
        <w:noProof/>
        <w:sz w:val="18"/>
        <w:szCs w:val="18"/>
      </w:rPr>
      <w:t>1</w:t>
    </w:r>
    <w:r w:rsidRPr="00266CFA">
      <w:rPr>
        <w:rStyle w:val="PageNumber"/>
        <w:sz w:val="18"/>
        <w:szCs w:val="18"/>
      </w:rPr>
      <w:fldChar w:fldCharType="end"/>
    </w:r>
    <w:r>
      <w:rPr>
        <w:rStyle w:val="PageNumber"/>
        <w:sz w:val="18"/>
        <w:szCs w:val="18"/>
      </w:rPr>
      <w:t>/9</w:t>
    </w:r>
  </w:p>
  <w:p w14:paraId="79761B8E" w14:textId="77777777" w:rsidR="00C77637" w:rsidRDefault="00C77637" w:rsidP="00266CFA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7B8158" w14:textId="7739EABF" w:rsidR="00C77637" w:rsidRPr="00266CFA" w:rsidRDefault="00C77637" w:rsidP="00C95F06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266CFA">
      <w:rPr>
        <w:rStyle w:val="PageNumber"/>
        <w:sz w:val="18"/>
        <w:szCs w:val="18"/>
      </w:rPr>
      <w:fldChar w:fldCharType="begin"/>
    </w:r>
    <w:r w:rsidRPr="00266CFA">
      <w:rPr>
        <w:rStyle w:val="PageNumber"/>
        <w:sz w:val="18"/>
        <w:szCs w:val="18"/>
      </w:rPr>
      <w:instrText xml:space="preserve">PAGE  </w:instrText>
    </w:r>
    <w:r w:rsidRPr="00266CFA">
      <w:rPr>
        <w:rStyle w:val="PageNumber"/>
        <w:sz w:val="18"/>
        <w:szCs w:val="18"/>
      </w:rPr>
      <w:fldChar w:fldCharType="separate"/>
    </w:r>
    <w:r>
      <w:rPr>
        <w:rStyle w:val="PageNumber"/>
        <w:noProof/>
        <w:sz w:val="18"/>
        <w:szCs w:val="18"/>
      </w:rPr>
      <w:t>5</w:t>
    </w:r>
    <w:r w:rsidRPr="00266CFA">
      <w:rPr>
        <w:rStyle w:val="PageNumber"/>
        <w:sz w:val="18"/>
        <w:szCs w:val="18"/>
      </w:rPr>
      <w:fldChar w:fldCharType="end"/>
    </w:r>
    <w:r>
      <w:rPr>
        <w:rStyle w:val="PageNumber"/>
        <w:sz w:val="18"/>
        <w:szCs w:val="18"/>
      </w:rPr>
      <w:t>/9</w:t>
    </w:r>
  </w:p>
  <w:p w14:paraId="271DB821" w14:textId="77777777" w:rsidR="00C77637" w:rsidRDefault="00C77637" w:rsidP="00266CF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36F618" w14:textId="77777777" w:rsidR="00E86BDC" w:rsidRDefault="00E86BDC">
      <w:r>
        <w:separator/>
      </w:r>
    </w:p>
  </w:footnote>
  <w:footnote w:type="continuationSeparator" w:id="0">
    <w:p w14:paraId="588ADE1B" w14:textId="77777777" w:rsidR="00E86BDC" w:rsidRDefault="00E86B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83108E" w14:textId="77777777" w:rsidR="00E86BDC" w:rsidRPr="00263C32" w:rsidRDefault="00E86BDC" w:rsidP="00263C32">
    <w:pPr>
      <w:pStyle w:val="Header"/>
      <w:rPr>
        <w:szCs w:val="22"/>
      </w:rPr>
    </w:pPr>
    <w:r w:rsidRPr="00151601">
      <w:rPr>
        <w:szCs w:val="22"/>
      </w:rPr>
      <w:t xml:space="preserve">Protótipo de um Sistema de Informação para a Gestão de Processos Judiciais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1202B3" w14:textId="77777777" w:rsidR="00AF2243" w:rsidRPr="00263C32" w:rsidRDefault="00AF2243" w:rsidP="00263C32">
    <w:pPr>
      <w:pStyle w:val="Header"/>
      <w:rPr>
        <w:szCs w:val="22"/>
      </w:rPr>
    </w:pPr>
    <w:r w:rsidRPr="00151601">
      <w:rPr>
        <w:szCs w:val="22"/>
      </w:rPr>
      <w:t xml:space="preserve">Protótipo de um Sistema de Informação para a Gestão de Processos Judiciais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3248C" w14:textId="77777777" w:rsidR="00AF2243" w:rsidRPr="00263C32" w:rsidRDefault="00AF2243" w:rsidP="00263C32">
    <w:pPr>
      <w:pStyle w:val="Header"/>
      <w:rPr>
        <w:szCs w:val="22"/>
      </w:rPr>
    </w:pPr>
    <w:r w:rsidRPr="00151601">
      <w:rPr>
        <w:szCs w:val="22"/>
      </w:rPr>
      <w:t xml:space="preserve">Protótipo de um Sistema de Informação para a Gestão de Processos Judiciais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6156BB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66C09E1"/>
    <w:multiLevelType w:val="hybridMultilevel"/>
    <w:tmpl w:val="4C220DF0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60005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6000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6000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90070B4"/>
    <w:multiLevelType w:val="hybridMultilevel"/>
    <w:tmpl w:val="E0C6CF62"/>
    <w:lvl w:ilvl="0" w:tplc="7786C2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6E6A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7E9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8469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AEB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8679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8AD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EAA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845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510E36"/>
    <w:multiLevelType w:val="hybridMultilevel"/>
    <w:tmpl w:val="E52EA486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329E7"/>
    <w:multiLevelType w:val="hybridMultilevel"/>
    <w:tmpl w:val="0F72E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2193C"/>
    <w:multiLevelType w:val="multilevel"/>
    <w:tmpl w:val="908E023A"/>
    <w:styleLink w:val="Style1"/>
    <w:lvl w:ilvl="0">
      <w:start w:val="1"/>
      <w:numFmt w:val="decimal"/>
      <w:suff w:val="space"/>
      <w:lvlText w:val="%1"/>
      <w:lvlJc w:val="center"/>
      <w:pPr>
        <w:ind w:left="720" w:hanging="36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1440" w:hanging="360"/>
      </w:pPr>
      <w:rPr>
        <w:rFonts w:hint="default"/>
        <w:b/>
      </w:rPr>
    </w:lvl>
    <w:lvl w:ilvl="3">
      <w:start w:val="1"/>
      <w:numFmt w:val="decimal"/>
      <w:suff w:val="space"/>
      <w:lvlText w:val="%1.%2.%3.%4."/>
      <w:lvlJc w:val="left"/>
      <w:pPr>
        <w:ind w:left="1800" w:hanging="360"/>
      </w:pPr>
      <w:rPr>
        <w:rFonts w:hint="default"/>
        <w:b/>
      </w:rPr>
    </w:lvl>
    <w:lvl w:ilvl="4">
      <w:start w:val="1"/>
      <w:numFmt w:val="decimal"/>
      <w:suff w:val="space"/>
      <w:lvlText w:val="%1.%2.%3.%4.%5."/>
      <w:lvlJc w:val="left"/>
      <w:pPr>
        <w:ind w:left="2160" w:hanging="360"/>
      </w:pPr>
      <w:rPr>
        <w:rFonts w:hint="default"/>
        <w:b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6" w15:restartNumberingAfterBreak="0">
    <w:nsid w:val="150D460D"/>
    <w:multiLevelType w:val="hybridMultilevel"/>
    <w:tmpl w:val="4A365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1855D9"/>
    <w:multiLevelType w:val="multilevel"/>
    <w:tmpl w:val="50901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none"/>
      <w:lvlText w:val="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9C25064"/>
    <w:multiLevelType w:val="multilevel"/>
    <w:tmpl w:val="9C1E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7A04AA"/>
    <w:multiLevelType w:val="multilevel"/>
    <w:tmpl w:val="3574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427829"/>
    <w:multiLevelType w:val="hybridMultilevel"/>
    <w:tmpl w:val="3B3CD6EC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D205B8"/>
    <w:multiLevelType w:val="hybridMultilevel"/>
    <w:tmpl w:val="49349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380585"/>
    <w:multiLevelType w:val="hybridMultilevel"/>
    <w:tmpl w:val="EEF6D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285251"/>
    <w:multiLevelType w:val="hybridMultilevel"/>
    <w:tmpl w:val="45DC5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32FBB"/>
    <w:multiLevelType w:val="hybridMultilevel"/>
    <w:tmpl w:val="1DA0D428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DC0AC8"/>
    <w:multiLevelType w:val="multilevel"/>
    <w:tmpl w:val="9B04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DF5A5A"/>
    <w:multiLevelType w:val="multilevel"/>
    <w:tmpl w:val="ED90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0C0EBE"/>
    <w:multiLevelType w:val="hybridMultilevel"/>
    <w:tmpl w:val="96663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2B6197"/>
    <w:multiLevelType w:val="multilevel"/>
    <w:tmpl w:val="620A9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1A4F59"/>
    <w:multiLevelType w:val="hybridMultilevel"/>
    <w:tmpl w:val="51C8ECC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1" w15:restartNumberingAfterBreak="0">
    <w:nsid w:val="45F462CA"/>
    <w:multiLevelType w:val="hybridMultilevel"/>
    <w:tmpl w:val="69E010CA"/>
    <w:lvl w:ilvl="0" w:tplc="1E0C299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9271BD0"/>
    <w:multiLevelType w:val="hybridMultilevel"/>
    <w:tmpl w:val="81C616FE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53198"/>
    <w:multiLevelType w:val="hybridMultilevel"/>
    <w:tmpl w:val="C1C40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D26EFA"/>
    <w:multiLevelType w:val="multilevel"/>
    <w:tmpl w:val="D5D02E68"/>
    <w:lvl w:ilvl="0">
      <w:start w:val="1"/>
      <w:numFmt w:val="decimal"/>
      <w:pStyle w:val="Heading1"/>
      <w:suff w:val="space"/>
      <w:lvlText w:val="%1"/>
      <w:lvlJc w:val="center"/>
      <w:pPr>
        <w:ind w:left="990" w:firstLine="0"/>
      </w:pPr>
      <w:rPr>
        <w:rFonts w:hint="default"/>
        <w:b/>
        <w:color w:val="FFFFFF" w:themeColor="background1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4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288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81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576" w:firstLine="0"/>
      </w:pPr>
      <w:rPr>
        <w:rFonts w:ascii="Times New Roman" w:hAnsi="Times New Roman" w:cs="Times New Roman" w:hint="default"/>
        <w:b/>
      </w:rPr>
    </w:lvl>
    <w:lvl w:ilvl="5">
      <w:start w:val="1"/>
      <w:numFmt w:val="lowerRoman"/>
      <w:lvlText w:val="(%6)"/>
      <w:lvlJc w:val="left"/>
      <w:pPr>
        <w:ind w:left="7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0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152" w:firstLine="0"/>
      </w:pPr>
      <w:rPr>
        <w:rFonts w:hint="default"/>
      </w:rPr>
    </w:lvl>
  </w:abstractNum>
  <w:abstractNum w:abstractNumId="26" w15:restartNumberingAfterBreak="0">
    <w:nsid w:val="5A2C262E"/>
    <w:multiLevelType w:val="hybridMultilevel"/>
    <w:tmpl w:val="E62CE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86B0C8C"/>
    <w:multiLevelType w:val="hybridMultilevel"/>
    <w:tmpl w:val="F0547E88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484990"/>
    <w:multiLevelType w:val="hybridMultilevel"/>
    <w:tmpl w:val="98E06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38395F"/>
    <w:multiLevelType w:val="multilevel"/>
    <w:tmpl w:val="84C6261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6F2A75DD"/>
    <w:multiLevelType w:val="hybridMultilevel"/>
    <w:tmpl w:val="DF0083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477409"/>
    <w:multiLevelType w:val="hybridMultilevel"/>
    <w:tmpl w:val="BAE45B76"/>
    <w:lvl w:ilvl="0" w:tplc="1E0C2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B462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B6EC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868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94F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644A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B2E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B0CE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A2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A7A63F0"/>
    <w:multiLevelType w:val="hybridMultilevel"/>
    <w:tmpl w:val="569AD406"/>
    <w:lvl w:ilvl="0" w:tplc="1E0C299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30"/>
  </w:num>
  <w:num w:numId="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13"/>
  </w:num>
  <w:num w:numId="13">
    <w:abstractNumId w:val="8"/>
  </w:num>
  <w:num w:numId="14">
    <w:abstractNumId w:val="23"/>
  </w:num>
  <w:num w:numId="15">
    <w:abstractNumId w:val="20"/>
  </w:num>
  <w:num w:numId="16">
    <w:abstractNumId w:val="26"/>
  </w:num>
  <w:num w:numId="17">
    <w:abstractNumId w:val="7"/>
  </w:num>
  <w:num w:numId="18">
    <w:abstractNumId w:val="6"/>
  </w:num>
  <w:num w:numId="19">
    <w:abstractNumId w:val="5"/>
  </w:num>
  <w:num w:numId="20">
    <w:abstractNumId w:val="25"/>
  </w:num>
  <w:num w:numId="21">
    <w:abstractNumId w:val="25"/>
  </w:num>
  <w:num w:numId="22">
    <w:abstractNumId w:val="28"/>
  </w:num>
  <w:num w:numId="23">
    <w:abstractNumId w:val="2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</w:num>
  <w:num w:numId="26">
    <w:abstractNumId w:val="18"/>
  </w:num>
  <w:num w:numId="27">
    <w:abstractNumId w:val="11"/>
  </w:num>
  <w:num w:numId="28">
    <w:abstractNumId w:val="31"/>
  </w:num>
  <w:num w:numId="29">
    <w:abstractNumId w:val="15"/>
  </w:num>
  <w:num w:numId="30">
    <w:abstractNumId w:val="3"/>
  </w:num>
  <w:num w:numId="31">
    <w:abstractNumId w:val="32"/>
  </w:num>
  <w:num w:numId="32">
    <w:abstractNumId w:val="10"/>
  </w:num>
  <w:num w:numId="33">
    <w:abstractNumId w:val="22"/>
  </w:num>
  <w:num w:numId="34">
    <w:abstractNumId w:val="27"/>
  </w:num>
  <w:num w:numId="35">
    <w:abstractNumId w:val="21"/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i guirrugo">
    <w15:presenceInfo w15:providerId="Windows Live" w15:userId="4ee053e6085512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efaultTabStop w:val="720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59"/>
    <w:rsid w:val="00014843"/>
    <w:rsid w:val="00025477"/>
    <w:rsid w:val="00025F14"/>
    <w:rsid w:val="00030506"/>
    <w:rsid w:val="00031B55"/>
    <w:rsid w:val="0003594E"/>
    <w:rsid w:val="00037B83"/>
    <w:rsid w:val="000414C6"/>
    <w:rsid w:val="00042F2A"/>
    <w:rsid w:val="00046E20"/>
    <w:rsid w:val="000502E3"/>
    <w:rsid w:val="0005259B"/>
    <w:rsid w:val="000566A8"/>
    <w:rsid w:val="000578B5"/>
    <w:rsid w:val="00060446"/>
    <w:rsid w:val="00061C5C"/>
    <w:rsid w:val="000636CB"/>
    <w:rsid w:val="0007179D"/>
    <w:rsid w:val="00076EC1"/>
    <w:rsid w:val="0008065F"/>
    <w:rsid w:val="00091DF3"/>
    <w:rsid w:val="00093F73"/>
    <w:rsid w:val="000944F8"/>
    <w:rsid w:val="00095208"/>
    <w:rsid w:val="0009742F"/>
    <w:rsid w:val="000975FE"/>
    <w:rsid w:val="000A3C7E"/>
    <w:rsid w:val="000A4248"/>
    <w:rsid w:val="000A798A"/>
    <w:rsid w:val="000B0E68"/>
    <w:rsid w:val="000B1DF9"/>
    <w:rsid w:val="000C09FD"/>
    <w:rsid w:val="000C20BF"/>
    <w:rsid w:val="000C6B01"/>
    <w:rsid w:val="000D3DD9"/>
    <w:rsid w:val="000D4673"/>
    <w:rsid w:val="000E0510"/>
    <w:rsid w:val="000E140C"/>
    <w:rsid w:val="000E5BD5"/>
    <w:rsid w:val="000E5F69"/>
    <w:rsid w:val="000E6984"/>
    <w:rsid w:val="00101036"/>
    <w:rsid w:val="001015CF"/>
    <w:rsid w:val="00104E1F"/>
    <w:rsid w:val="00105EBD"/>
    <w:rsid w:val="00113DFA"/>
    <w:rsid w:val="00116DFF"/>
    <w:rsid w:val="00120343"/>
    <w:rsid w:val="00120F9C"/>
    <w:rsid w:val="00120FEB"/>
    <w:rsid w:val="0012167D"/>
    <w:rsid w:val="00137EE1"/>
    <w:rsid w:val="001416F5"/>
    <w:rsid w:val="00142DBE"/>
    <w:rsid w:val="00151601"/>
    <w:rsid w:val="00152AFA"/>
    <w:rsid w:val="00157A78"/>
    <w:rsid w:val="001627C1"/>
    <w:rsid w:val="00170659"/>
    <w:rsid w:val="001719A3"/>
    <w:rsid w:val="0017439C"/>
    <w:rsid w:val="0017740D"/>
    <w:rsid w:val="00177549"/>
    <w:rsid w:val="00182302"/>
    <w:rsid w:val="00183B57"/>
    <w:rsid w:val="00184871"/>
    <w:rsid w:val="00184EFD"/>
    <w:rsid w:val="0019548D"/>
    <w:rsid w:val="001A069B"/>
    <w:rsid w:val="001A08C0"/>
    <w:rsid w:val="001A28E7"/>
    <w:rsid w:val="001A69B3"/>
    <w:rsid w:val="001A7E11"/>
    <w:rsid w:val="001B01FF"/>
    <w:rsid w:val="001B723B"/>
    <w:rsid w:val="001C15F3"/>
    <w:rsid w:val="001C21BF"/>
    <w:rsid w:val="001C43FD"/>
    <w:rsid w:val="001C5F2B"/>
    <w:rsid w:val="001C6CD5"/>
    <w:rsid w:val="001D136D"/>
    <w:rsid w:val="001D15D6"/>
    <w:rsid w:val="001D3850"/>
    <w:rsid w:val="001D3DB8"/>
    <w:rsid w:val="001D7896"/>
    <w:rsid w:val="001E5530"/>
    <w:rsid w:val="00203377"/>
    <w:rsid w:val="00210618"/>
    <w:rsid w:val="00210A3F"/>
    <w:rsid w:val="0021281E"/>
    <w:rsid w:val="00213F03"/>
    <w:rsid w:val="00231FBD"/>
    <w:rsid w:val="00234285"/>
    <w:rsid w:val="00240E55"/>
    <w:rsid w:val="00241EC9"/>
    <w:rsid w:val="0024334E"/>
    <w:rsid w:val="002442D9"/>
    <w:rsid w:val="00253FBE"/>
    <w:rsid w:val="00261CA6"/>
    <w:rsid w:val="00263C32"/>
    <w:rsid w:val="00266CFA"/>
    <w:rsid w:val="00276B6E"/>
    <w:rsid w:val="00282A55"/>
    <w:rsid w:val="00282F64"/>
    <w:rsid w:val="00296E0B"/>
    <w:rsid w:val="00297747"/>
    <w:rsid w:val="002A6C41"/>
    <w:rsid w:val="002B0BB3"/>
    <w:rsid w:val="002B2DC3"/>
    <w:rsid w:val="002B72F7"/>
    <w:rsid w:val="002C237C"/>
    <w:rsid w:val="002C79DF"/>
    <w:rsid w:val="002D318B"/>
    <w:rsid w:val="002E2115"/>
    <w:rsid w:val="002E45D6"/>
    <w:rsid w:val="002F00F8"/>
    <w:rsid w:val="002F31E9"/>
    <w:rsid w:val="002F42E6"/>
    <w:rsid w:val="002F668D"/>
    <w:rsid w:val="002F7D08"/>
    <w:rsid w:val="00301C29"/>
    <w:rsid w:val="00306CED"/>
    <w:rsid w:val="00307722"/>
    <w:rsid w:val="00310674"/>
    <w:rsid w:val="00312797"/>
    <w:rsid w:val="00315D10"/>
    <w:rsid w:val="00324158"/>
    <w:rsid w:val="0034518A"/>
    <w:rsid w:val="0034740D"/>
    <w:rsid w:val="00370B01"/>
    <w:rsid w:val="00375A1C"/>
    <w:rsid w:val="00375D29"/>
    <w:rsid w:val="00377B52"/>
    <w:rsid w:val="00383013"/>
    <w:rsid w:val="003941CA"/>
    <w:rsid w:val="003A3F35"/>
    <w:rsid w:val="003A5A56"/>
    <w:rsid w:val="003A5B10"/>
    <w:rsid w:val="003A7D0F"/>
    <w:rsid w:val="003B0C42"/>
    <w:rsid w:val="003C2CA2"/>
    <w:rsid w:val="003C657C"/>
    <w:rsid w:val="003D0773"/>
    <w:rsid w:val="003D4741"/>
    <w:rsid w:val="003D4B9B"/>
    <w:rsid w:val="003D61C5"/>
    <w:rsid w:val="003F13B6"/>
    <w:rsid w:val="003F622F"/>
    <w:rsid w:val="003F6340"/>
    <w:rsid w:val="004000EA"/>
    <w:rsid w:val="00400396"/>
    <w:rsid w:val="00405517"/>
    <w:rsid w:val="0040559F"/>
    <w:rsid w:val="00405A22"/>
    <w:rsid w:val="00410072"/>
    <w:rsid w:val="004108B8"/>
    <w:rsid w:val="00411773"/>
    <w:rsid w:val="004131B5"/>
    <w:rsid w:val="004139E5"/>
    <w:rsid w:val="00415264"/>
    <w:rsid w:val="00426AE8"/>
    <w:rsid w:val="0043231A"/>
    <w:rsid w:val="0044458F"/>
    <w:rsid w:val="004448BC"/>
    <w:rsid w:val="00444C49"/>
    <w:rsid w:val="0046462C"/>
    <w:rsid w:val="00465472"/>
    <w:rsid w:val="00466C2C"/>
    <w:rsid w:val="00473D2F"/>
    <w:rsid w:val="00475DE4"/>
    <w:rsid w:val="004866CE"/>
    <w:rsid w:val="00493587"/>
    <w:rsid w:val="00493DD4"/>
    <w:rsid w:val="00495F5E"/>
    <w:rsid w:val="004A2005"/>
    <w:rsid w:val="004A35C2"/>
    <w:rsid w:val="004A704F"/>
    <w:rsid w:val="004B7B36"/>
    <w:rsid w:val="004C406B"/>
    <w:rsid w:val="004D1916"/>
    <w:rsid w:val="004E4FBA"/>
    <w:rsid w:val="004F0D5D"/>
    <w:rsid w:val="004F2BB7"/>
    <w:rsid w:val="00500CD9"/>
    <w:rsid w:val="00502126"/>
    <w:rsid w:val="00512A09"/>
    <w:rsid w:val="00513D4E"/>
    <w:rsid w:val="00515CF7"/>
    <w:rsid w:val="00520602"/>
    <w:rsid w:val="00532D39"/>
    <w:rsid w:val="00535A9C"/>
    <w:rsid w:val="00544FAC"/>
    <w:rsid w:val="00554414"/>
    <w:rsid w:val="00554728"/>
    <w:rsid w:val="00556593"/>
    <w:rsid w:val="00557AD6"/>
    <w:rsid w:val="00560276"/>
    <w:rsid w:val="005614BD"/>
    <w:rsid w:val="00567B6C"/>
    <w:rsid w:val="00570AEF"/>
    <w:rsid w:val="00573BFA"/>
    <w:rsid w:val="0057412E"/>
    <w:rsid w:val="00574E3C"/>
    <w:rsid w:val="00583E2D"/>
    <w:rsid w:val="00586625"/>
    <w:rsid w:val="005871B9"/>
    <w:rsid w:val="00590528"/>
    <w:rsid w:val="0059332B"/>
    <w:rsid w:val="00593E25"/>
    <w:rsid w:val="00597C44"/>
    <w:rsid w:val="005A44E1"/>
    <w:rsid w:val="005A5B19"/>
    <w:rsid w:val="005B1ECA"/>
    <w:rsid w:val="005C136D"/>
    <w:rsid w:val="005D5BD5"/>
    <w:rsid w:val="005E26CE"/>
    <w:rsid w:val="005E2AE8"/>
    <w:rsid w:val="005E606D"/>
    <w:rsid w:val="005E6245"/>
    <w:rsid w:val="005E7443"/>
    <w:rsid w:val="005F12E3"/>
    <w:rsid w:val="00606BF8"/>
    <w:rsid w:val="006128C8"/>
    <w:rsid w:val="00613296"/>
    <w:rsid w:val="006171CB"/>
    <w:rsid w:val="006249F9"/>
    <w:rsid w:val="006304C7"/>
    <w:rsid w:val="006349B3"/>
    <w:rsid w:val="006445FD"/>
    <w:rsid w:val="00650BEF"/>
    <w:rsid w:val="00654F31"/>
    <w:rsid w:val="00661658"/>
    <w:rsid w:val="00661DD3"/>
    <w:rsid w:val="006640EC"/>
    <w:rsid w:val="00665BB7"/>
    <w:rsid w:val="0066765D"/>
    <w:rsid w:val="00667B56"/>
    <w:rsid w:val="006705F1"/>
    <w:rsid w:val="0067758B"/>
    <w:rsid w:val="00696510"/>
    <w:rsid w:val="006A0846"/>
    <w:rsid w:val="006A3CE8"/>
    <w:rsid w:val="006B229C"/>
    <w:rsid w:val="006B29BE"/>
    <w:rsid w:val="006B369D"/>
    <w:rsid w:val="006C1509"/>
    <w:rsid w:val="006C2FA8"/>
    <w:rsid w:val="006D4D90"/>
    <w:rsid w:val="006E0D74"/>
    <w:rsid w:val="006E21F6"/>
    <w:rsid w:val="006E2347"/>
    <w:rsid w:val="00703C15"/>
    <w:rsid w:val="007047B1"/>
    <w:rsid w:val="00715B82"/>
    <w:rsid w:val="00716FFF"/>
    <w:rsid w:val="00721468"/>
    <w:rsid w:val="00741653"/>
    <w:rsid w:val="00752894"/>
    <w:rsid w:val="007555F5"/>
    <w:rsid w:val="00755A4C"/>
    <w:rsid w:val="00756A9F"/>
    <w:rsid w:val="00765336"/>
    <w:rsid w:val="007715ED"/>
    <w:rsid w:val="00775DE8"/>
    <w:rsid w:val="00777F0D"/>
    <w:rsid w:val="007806F7"/>
    <w:rsid w:val="0078241D"/>
    <w:rsid w:val="00787609"/>
    <w:rsid w:val="007923A1"/>
    <w:rsid w:val="00793ABB"/>
    <w:rsid w:val="007B1940"/>
    <w:rsid w:val="007B71E2"/>
    <w:rsid w:val="007C29C7"/>
    <w:rsid w:val="007C39BA"/>
    <w:rsid w:val="007C7044"/>
    <w:rsid w:val="007D5555"/>
    <w:rsid w:val="007E5356"/>
    <w:rsid w:val="007E5B27"/>
    <w:rsid w:val="007F16CA"/>
    <w:rsid w:val="007F613A"/>
    <w:rsid w:val="00801FBC"/>
    <w:rsid w:val="0081144D"/>
    <w:rsid w:val="0081177C"/>
    <w:rsid w:val="00812066"/>
    <w:rsid w:val="008136A2"/>
    <w:rsid w:val="00814AA5"/>
    <w:rsid w:val="00816B4A"/>
    <w:rsid w:val="008245D8"/>
    <w:rsid w:val="0082478C"/>
    <w:rsid w:val="00825929"/>
    <w:rsid w:val="00825B20"/>
    <w:rsid w:val="0083060D"/>
    <w:rsid w:val="00835094"/>
    <w:rsid w:val="008365AB"/>
    <w:rsid w:val="00842C75"/>
    <w:rsid w:val="008448EF"/>
    <w:rsid w:val="00845E94"/>
    <w:rsid w:val="00846678"/>
    <w:rsid w:val="00852D06"/>
    <w:rsid w:val="0085502F"/>
    <w:rsid w:val="0085622C"/>
    <w:rsid w:val="00856DD4"/>
    <w:rsid w:val="00857AE9"/>
    <w:rsid w:val="00857BB1"/>
    <w:rsid w:val="00861B0A"/>
    <w:rsid w:val="0086282D"/>
    <w:rsid w:val="008713EC"/>
    <w:rsid w:val="008752CE"/>
    <w:rsid w:val="00883553"/>
    <w:rsid w:val="00884282"/>
    <w:rsid w:val="008850C1"/>
    <w:rsid w:val="0088649D"/>
    <w:rsid w:val="00887729"/>
    <w:rsid w:val="008A205B"/>
    <w:rsid w:val="008A5BC6"/>
    <w:rsid w:val="008A6B4D"/>
    <w:rsid w:val="008A7DB9"/>
    <w:rsid w:val="008B34E5"/>
    <w:rsid w:val="008C09B8"/>
    <w:rsid w:val="008C253F"/>
    <w:rsid w:val="008C2745"/>
    <w:rsid w:val="008C4726"/>
    <w:rsid w:val="008D3837"/>
    <w:rsid w:val="008D4140"/>
    <w:rsid w:val="008D6C2F"/>
    <w:rsid w:val="008E6589"/>
    <w:rsid w:val="008F3FCD"/>
    <w:rsid w:val="00902100"/>
    <w:rsid w:val="0090260F"/>
    <w:rsid w:val="0090263E"/>
    <w:rsid w:val="00905010"/>
    <w:rsid w:val="00910B39"/>
    <w:rsid w:val="00912A27"/>
    <w:rsid w:val="00913927"/>
    <w:rsid w:val="009167F0"/>
    <w:rsid w:val="00925FE9"/>
    <w:rsid w:val="00931C11"/>
    <w:rsid w:val="00933DFA"/>
    <w:rsid w:val="00940E75"/>
    <w:rsid w:val="00942498"/>
    <w:rsid w:val="00944B77"/>
    <w:rsid w:val="00944BC4"/>
    <w:rsid w:val="00961C12"/>
    <w:rsid w:val="0096258A"/>
    <w:rsid w:val="00966A98"/>
    <w:rsid w:val="009743C6"/>
    <w:rsid w:val="009775AC"/>
    <w:rsid w:val="00983F1E"/>
    <w:rsid w:val="00985253"/>
    <w:rsid w:val="00995308"/>
    <w:rsid w:val="009A0D0E"/>
    <w:rsid w:val="009A218A"/>
    <w:rsid w:val="009A27B3"/>
    <w:rsid w:val="009B41B3"/>
    <w:rsid w:val="009B6980"/>
    <w:rsid w:val="009C0141"/>
    <w:rsid w:val="009C17D2"/>
    <w:rsid w:val="009C4521"/>
    <w:rsid w:val="009C756F"/>
    <w:rsid w:val="009D040A"/>
    <w:rsid w:val="009D39A0"/>
    <w:rsid w:val="009D4432"/>
    <w:rsid w:val="009D5EA8"/>
    <w:rsid w:val="009E33D1"/>
    <w:rsid w:val="00A0011D"/>
    <w:rsid w:val="00A03A72"/>
    <w:rsid w:val="00A03D78"/>
    <w:rsid w:val="00A05ACD"/>
    <w:rsid w:val="00A107E4"/>
    <w:rsid w:val="00A14E86"/>
    <w:rsid w:val="00A1617D"/>
    <w:rsid w:val="00A2119D"/>
    <w:rsid w:val="00A30770"/>
    <w:rsid w:val="00A40C16"/>
    <w:rsid w:val="00A41A40"/>
    <w:rsid w:val="00A42A3E"/>
    <w:rsid w:val="00A43472"/>
    <w:rsid w:val="00A47EE5"/>
    <w:rsid w:val="00A5004A"/>
    <w:rsid w:val="00A512B2"/>
    <w:rsid w:val="00A5326A"/>
    <w:rsid w:val="00A53A35"/>
    <w:rsid w:val="00A547CF"/>
    <w:rsid w:val="00A56824"/>
    <w:rsid w:val="00A57514"/>
    <w:rsid w:val="00A575F8"/>
    <w:rsid w:val="00A666D3"/>
    <w:rsid w:val="00A75AA7"/>
    <w:rsid w:val="00A76381"/>
    <w:rsid w:val="00A8117B"/>
    <w:rsid w:val="00A90081"/>
    <w:rsid w:val="00A92D9B"/>
    <w:rsid w:val="00A9382A"/>
    <w:rsid w:val="00A956B7"/>
    <w:rsid w:val="00A964DD"/>
    <w:rsid w:val="00AA1277"/>
    <w:rsid w:val="00AA169F"/>
    <w:rsid w:val="00AA23FE"/>
    <w:rsid w:val="00AA6BE6"/>
    <w:rsid w:val="00AB4FBE"/>
    <w:rsid w:val="00AB55D4"/>
    <w:rsid w:val="00AC1E3A"/>
    <w:rsid w:val="00AC2AF3"/>
    <w:rsid w:val="00AC3FED"/>
    <w:rsid w:val="00AC5671"/>
    <w:rsid w:val="00AC67CA"/>
    <w:rsid w:val="00AD7435"/>
    <w:rsid w:val="00AE0BB9"/>
    <w:rsid w:val="00AF0E94"/>
    <w:rsid w:val="00AF2243"/>
    <w:rsid w:val="00AF642E"/>
    <w:rsid w:val="00B00C9C"/>
    <w:rsid w:val="00B051F2"/>
    <w:rsid w:val="00B31325"/>
    <w:rsid w:val="00B31911"/>
    <w:rsid w:val="00B41BC8"/>
    <w:rsid w:val="00B45081"/>
    <w:rsid w:val="00B52F60"/>
    <w:rsid w:val="00B53909"/>
    <w:rsid w:val="00B53AFA"/>
    <w:rsid w:val="00B56448"/>
    <w:rsid w:val="00B56807"/>
    <w:rsid w:val="00B574EF"/>
    <w:rsid w:val="00B60D98"/>
    <w:rsid w:val="00B6164D"/>
    <w:rsid w:val="00B6611C"/>
    <w:rsid w:val="00B773B9"/>
    <w:rsid w:val="00B8667E"/>
    <w:rsid w:val="00B90D27"/>
    <w:rsid w:val="00B91703"/>
    <w:rsid w:val="00B94F33"/>
    <w:rsid w:val="00BB0B4B"/>
    <w:rsid w:val="00BB0DC9"/>
    <w:rsid w:val="00BC6A4B"/>
    <w:rsid w:val="00BD1874"/>
    <w:rsid w:val="00BD5F02"/>
    <w:rsid w:val="00BE3745"/>
    <w:rsid w:val="00BF133D"/>
    <w:rsid w:val="00C02040"/>
    <w:rsid w:val="00C029ED"/>
    <w:rsid w:val="00C04C22"/>
    <w:rsid w:val="00C05328"/>
    <w:rsid w:val="00C072A4"/>
    <w:rsid w:val="00C12371"/>
    <w:rsid w:val="00C1527A"/>
    <w:rsid w:val="00C159A2"/>
    <w:rsid w:val="00C2210F"/>
    <w:rsid w:val="00C23C1D"/>
    <w:rsid w:val="00C30C05"/>
    <w:rsid w:val="00C33759"/>
    <w:rsid w:val="00C337DD"/>
    <w:rsid w:val="00C33A41"/>
    <w:rsid w:val="00C363A7"/>
    <w:rsid w:val="00C373CE"/>
    <w:rsid w:val="00C37D04"/>
    <w:rsid w:val="00C40E53"/>
    <w:rsid w:val="00C41D93"/>
    <w:rsid w:val="00C50DF7"/>
    <w:rsid w:val="00C54319"/>
    <w:rsid w:val="00C55B7B"/>
    <w:rsid w:val="00C6152B"/>
    <w:rsid w:val="00C619C2"/>
    <w:rsid w:val="00C657F2"/>
    <w:rsid w:val="00C6703D"/>
    <w:rsid w:val="00C70660"/>
    <w:rsid w:val="00C76FE6"/>
    <w:rsid w:val="00C77637"/>
    <w:rsid w:val="00C802E6"/>
    <w:rsid w:val="00C85A75"/>
    <w:rsid w:val="00C95F06"/>
    <w:rsid w:val="00C966AC"/>
    <w:rsid w:val="00C96FEB"/>
    <w:rsid w:val="00CA5553"/>
    <w:rsid w:val="00CC15E2"/>
    <w:rsid w:val="00CD06D3"/>
    <w:rsid w:val="00CE0C11"/>
    <w:rsid w:val="00CE71C6"/>
    <w:rsid w:val="00CF4583"/>
    <w:rsid w:val="00D02555"/>
    <w:rsid w:val="00D02761"/>
    <w:rsid w:val="00D028FE"/>
    <w:rsid w:val="00D0345A"/>
    <w:rsid w:val="00D0421F"/>
    <w:rsid w:val="00D13281"/>
    <w:rsid w:val="00D14C67"/>
    <w:rsid w:val="00D17DA8"/>
    <w:rsid w:val="00D22052"/>
    <w:rsid w:val="00D32FB8"/>
    <w:rsid w:val="00D34798"/>
    <w:rsid w:val="00D50082"/>
    <w:rsid w:val="00D5123E"/>
    <w:rsid w:val="00D5124D"/>
    <w:rsid w:val="00D64DB8"/>
    <w:rsid w:val="00D71082"/>
    <w:rsid w:val="00D75E9F"/>
    <w:rsid w:val="00D8286D"/>
    <w:rsid w:val="00D874C6"/>
    <w:rsid w:val="00DA41F0"/>
    <w:rsid w:val="00DB57F3"/>
    <w:rsid w:val="00DC3DF1"/>
    <w:rsid w:val="00DC58AE"/>
    <w:rsid w:val="00DD383D"/>
    <w:rsid w:val="00DE0AF1"/>
    <w:rsid w:val="00DF35F4"/>
    <w:rsid w:val="00DF6348"/>
    <w:rsid w:val="00E02722"/>
    <w:rsid w:val="00E03717"/>
    <w:rsid w:val="00E070D8"/>
    <w:rsid w:val="00E1122F"/>
    <w:rsid w:val="00E11B42"/>
    <w:rsid w:val="00E12EAD"/>
    <w:rsid w:val="00E135BA"/>
    <w:rsid w:val="00E14B3D"/>
    <w:rsid w:val="00E20C2F"/>
    <w:rsid w:val="00E21C5F"/>
    <w:rsid w:val="00E23A3A"/>
    <w:rsid w:val="00E23C8C"/>
    <w:rsid w:val="00E24307"/>
    <w:rsid w:val="00E30198"/>
    <w:rsid w:val="00E3211D"/>
    <w:rsid w:val="00E3232E"/>
    <w:rsid w:val="00E326C6"/>
    <w:rsid w:val="00E32829"/>
    <w:rsid w:val="00E34849"/>
    <w:rsid w:val="00E375A9"/>
    <w:rsid w:val="00E4702C"/>
    <w:rsid w:val="00E53808"/>
    <w:rsid w:val="00E633AF"/>
    <w:rsid w:val="00E638C9"/>
    <w:rsid w:val="00E7303C"/>
    <w:rsid w:val="00E816D4"/>
    <w:rsid w:val="00E8283B"/>
    <w:rsid w:val="00E831EB"/>
    <w:rsid w:val="00E86BDC"/>
    <w:rsid w:val="00E94AA1"/>
    <w:rsid w:val="00E94AAB"/>
    <w:rsid w:val="00E96CF5"/>
    <w:rsid w:val="00EA64D2"/>
    <w:rsid w:val="00EA7B30"/>
    <w:rsid w:val="00EB19E1"/>
    <w:rsid w:val="00EB526D"/>
    <w:rsid w:val="00EB793A"/>
    <w:rsid w:val="00EC4DBE"/>
    <w:rsid w:val="00EC5AA5"/>
    <w:rsid w:val="00EE643B"/>
    <w:rsid w:val="00F07DCA"/>
    <w:rsid w:val="00F14230"/>
    <w:rsid w:val="00F221EE"/>
    <w:rsid w:val="00F24460"/>
    <w:rsid w:val="00F316AE"/>
    <w:rsid w:val="00F40C7A"/>
    <w:rsid w:val="00F45EF6"/>
    <w:rsid w:val="00F477E0"/>
    <w:rsid w:val="00F50CED"/>
    <w:rsid w:val="00F51AEC"/>
    <w:rsid w:val="00F613F5"/>
    <w:rsid w:val="00F65412"/>
    <w:rsid w:val="00F72755"/>
    <w:rsid w:val="00F74849"/>
    <w:rsid w:val="00F77E1A"/>
    <w:rsid w:val="00F80731"/>
    <w:rsid w:val="00F81158"/>
    <w:rsid w:val="00F81DF8"/>
    <w:rsid w:val="00F82C73"/>
    <w:rsid w:val="00F85B3F"/>
    <w:rsid w:val="00F920CB"/>
    <w:rsid w:val="00F96C72"/>
    <w:rsid w:val="00FA2CA8"/>
    <w:rsid w:val="00FB7AC0"/>
    <w:rsid w:val="00FD0799"/>
    <w:rsid w:val="00FD1CA1"/>
    <w:rsid w:val="00FD2E5C"/>
    <w:rsid w:val="00FE285D"/>
    <w:rsid w:val="00FE2D39"/>
    <w:rsid w:val="00FE3DC8"/>
    <w:rsid w:val="00FE7521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4ED05D9F"/>
  <w15:docId w15:val="{81A7E5A3-A77A-4682-9E86-5453C27D1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E135BA"/>
    <w:pPr>
      <w:spacing w:before="120" w:after="120" w:line="360" w:lineRule="auto"/>
      <w:jc w:val="both"/>
    </w:pPr>
    <w:rPr>
      <w:sz w:val="24"/>
      <w:szCs w:val="24"/>
      <w:lang w:val="pt-PT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AF2243"/>
    <w:pPr>
      <w:keepNext/>
      <w:keepLines/>
      <w:numPr>
        <w:numId w:val="21"/>
      </w:numPr>
      <w:spacing w:before="0" w:after="0"/>
      <w:jc w:val="center"/>
      <w:outlineLvl w:val="0"/>
      <w:pPrChange w:id="0" w:author="rui guirrugo" w:date="2016-05-29T21:22:00Z">
        <w:pPr>
          <w:keepNext/>
          <w:keepLines/>
          <w:pageBreakBefore/>
          <w:numPr>
            <w:numId w:val="21"/>
          </w:numPr>
          <w:spacing w:line="360" w:lineRule="auto"/>
          <w:ind w:left="990"/>
          <w:jc w:val="center"/>
          <w:outlineLvl w:val="0"/>
        </w:pPr>
      </w:pPrChange>
    </w:pPr>
    <w:rPr>
      <w:b/>
      <w:bCs/>
      <w:caps/>
      <w:sz w:val="28"/>
      <w:szCs w:val="28"/>
      <w:rPrChange w:id="0" w:author="rui guirrugo" w:date="2016-05-29T21:22:00Z">
        <w:rPr>
          <w:b/>
          <w:bCs/>
          <w:caps/>
          <w:sz w:val="28"/>
          <w:szCs w:val="28"/>
          <w:lang w:val="pt-PT" w:eastAsia="en-US" w:bidi="ar-SA"/>
        </w:rPr>
      </w:rPrChange>
    </w:rPr>
  </w:style>
  <w:style w:type="paragraph" w:styleId="Heading2">
    <w:name w:val="heading 2"/>
    <w:basedOn w:val="Normal"/>
    <w:next w:val="BodyText"/>
    <w:autoRedefine/>
    <w:qFormat/>
    <w:rsid w:val="00BB0DC9"/>
    <w:pPr>
      <w:keepNext/>
      <w:keepLines/>
      <w:numPr>
        <w:ilvl w:val="1"/>
        <w:numId w:val="21"/>
      </w:numPr>
      <w:spacing w:before="0" w:after="0"/>
      <w:outlineLvl w:val="1"/>
    </w:pPr>
    <w:rPr>
      <w:b/>
      <w:bCs/>
      <w:iCs/>
      <w:sz w:val="26"/>
      <w:szCs w:val="26"/>
    </w:rPr>
  </w:style>
  <w:style w:type="paragraph" w:styleId="Heading3">
    <w:name w:val="heading 3"/>
    <w:basedOn w:val="Normal"/>
    <w:next w:val="BodyText"/>
    <w:link w:val="Heading3Char"/>
    <w:autoRedefine/>
    <w:qFormat/>
    <w:rsid w:val="00142DBE"/>
    <w:pPr>
      <w:keepNext/>
      <w:keepLines/>
      <w:numPr>
        <w:ilvl w:val="2"/>
        <w:numId w:val="21"/>
      </w:numPr>
      <w:spacing w:before="0" w:after="0"/>
      <w:outlineLvl w:val="2"/>
      <w:pPrChange w:id="1" w:author="rui guirrugo" w:date="2016-05-29T01:22:00Z">
        <w:pPr>
          <w:keepNext/>
          <w:keepLines/>
          <w:numPr>
            <w:ilvl w:val="2"/>
            <w:numId w:val="21"/>
          </w:numPr>
          <w:spacing w:line="360" w:lineRule="auto"/>
          <w:ind w:left="288"/>
          <w:jc w:val="both"/>
          <w:outlineLvl w:val="2"/>
        </w:pPr>
      </w:pPrChange>
    </w:pPr>
    <w:rPr>
      <w:b/>
      <w:szCs w:val="22"/>
      <w:lang w:eastAsia="pt-BR"/>
      <w:rPrChange w:id="1" w:author="rui guirrugo" w:date="2016-05-29T01:22:00Z">
        <w:rPr>
          <w:rFonts w:cs="Arial"/>
          <w:b/>
          <w:bCs/>
          <w:sz w:val="26"/>
          <w:szCs w:val="26"/>
          <w:lang w:val="pt-PT" w:eastAsia="pt-BR" w:bidi="ar-SA"/>
        </w:rPr>
      </w:rPrChange>
    </w:rPr>
  </w:style>
  <w:style w:type="paragraph" w:styleId="Heading4">
    <w:name w:val="heading 4"/>
    <w:basedOn w:val="Normal"/>
    <w:next w:val="BodyText"/>
    <w:qFormat/>
    <w:rsid w:val="00B60D98"/>
    <w:pPr>
      <w:keepNext/>
      <w:keepLines/>
      <w:numPr>
        <w:ilvl w:val="3"/>
        <w:numId w:val="21"/>
      </w:numPr>
      <w:spacing w:line="480" w:lineRule="auto"/>
      <w:outlineLvl w:val="3"/>
    </w:pPr>
    <w:rPr>
      <w:b/>
      <w:bCs/>
      <w:szCs w:val="28"/>
    </w:rPr>
  </w:style>
  <w:style w:type="paragraph" w:styleId="Heading5">
    <w:name w:val="heading 5"/>
    <w:basedOn w:val="Normal"/>
    <w:next w:val="Heading1"/>
    <w:qFormat/>
    <w:rsid w:val="00FE7521"/>
    <w:pPr>
      <w:keepNext/>
      <w:keepLines/>
      <w:numPr>
        <w:ilvl w:val="4"/>
        <w:numId w:val="21"/>
      </w:numPr>
      <w:spacing w:line="480" w:lineRule="auto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FE285D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FE285D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E28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keepNext/>
      <w:keepLines/>
      <w:pageBreakBefore/>
      <w:numPr>
        <w:ilvl w:val="8"/>
        <w:numId w:val="2"/>
      </w:numPr>
      <w:spacing w:line="480" w:lineRule="auto"/>
      <w:jc w:val="center"/>
      <w:outlineLvl w:val="8"/>
    </w:pPr>
    <w:rPr>
      <w:rFonts w:cs="Arial"/>
      <w:caps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  <w:spacing w:after="240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link w:val="BodyTextChar"/>
    <w:rsid w:val="0017740D"/>
    <w:pPr>
      <w:suppressAutoHyphens/>
      <w:spacing w:line="240" w:lineRule="auto"/>
    </w:pPr>
    <w:rPr>
      <w:rFonts w:ascii="Arial" w:hAnsi="Arial" w:cs="Verdana"/>
      <w:szCs w:val="22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BodyTextIndent">
    <w:name w:val="Body Text Indent"/>
    <w:basedOn w:val="Normal"/>
    <w:pPr>
      <w:ind w:left="720"/>
    </w:pPr>
  </w:style>
  <w:style w:type="paragraph" w:styleId="BlockText">
    <w:name w:val="Block Text"/>
    <w:basedOn w:val="Normal"/>
    <w:pPr>
      <w:ind w:left="720" w:right="720"/>
    </w:pPr>
  </w:style>
  <w:style w:type="paragraph" w:styleId="Caption">
    <w:name w:val="caption"/>
    <w:basedOn w:val="Normal"/>
    <w:next w:val="Normal"/>
    <w:link w:val="CaptionChar"/>
    <w:qFormat/>
    <w:pPr>
      <w:keepLines/>
      <w:spacing w:after="240"/>
    </w:pPr>
    <w:rPr>
      <w:bCs/>
      <w:i/>
      <w:szCs w:val="20"/>
    </w:rPr>
  </w:style>
  <w:style w:type="paragraph" w:styleId="Title">
    <w:name w:val="Title"/>
    <w:basedOn w:val="Normal"/>
    <w:qFormat/>
    <w:pPr>
      <w:spacing w:before="1200"/>
      <w:jc w:val="center"/>
    </w:pPr>
    <w:rPr>
      <w:rFonts w:cs="Arial"/>
      <w:b/>
      <w:bCs/>
      <w:kern w:val="28"/>
      <w:sz w:val="32"/>
      <w:szCs w:val="32"/>
    </w:rPr>
  </w:style>
  <w:style w:type="paragraph" w:customStyle="1" w:styleId="AuthorList">
    <w:name w:val="Author List"/>
    <w:basedOn w:val="Normal"/>
    <w:next w:val="Normal"/>
    <w:pPr>
      <w:keepLines/>
      <w:spacing w:before="240" w:after="100" w:afterAutospacing="1" w:line="240" w:lineRule="auto"/>
      <w:jc w:val="center"/>
    </w:pPr>
    <w:rPr>
      <w:b/>
    </w:r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02040"/>
    <w:pPr>
      <w:spacing w:before="0" w:after="0" w:line="240" w:lineRule="auto"/>
      <w:ind w:left="720"/>
      <w:jc w:val="left"/>
    </w:pPr>
  </w:style>
  <w:style w:type="paragraph" w:customStyle="1" w:styleId="SubmissionInfo">
    <w:name w:val="Submission Info"/>
    <w:basedOn w:val="Normal"/>
    <w:next w:val="Normal"/>
    <w:pPr>
      <w:spacing w:before="1200" w:after="1200"/>
      <w:ind w:left="1440" w:right="1440"/>
      <w:jc w:val="center"/>
    </w:pPr>
  </w:style>
  <w:style w:type="paragraph" w:customStyle="1" w:styleId="SUMARIO">
    <w:name w:val="SUMARIO"/>
    <w:basedOn w:val="BodyText"/>
    <w:rsid w:val="00A30770"/>
    <w:pPr>
      <w:spacing w:before="2160" w:after="2160"/>
      <w:jc w:val="center"/>
    </w:pPr>
    <w:rPr>
      <w:b/>
      <w:sz w:val="32"/>
    </w:rPr>
  </w:style>
  <w:style w:type="paragraph" w:customStyle="1" w:styleId="InstitutionInformation">
    <w:name w:val="Institution Information"/>
    <w:basedOn w:val="Normal"/>
    <w:next w:val="Normal"/>
    <w:rsid w:val="000636CB"/>
    <w:pPr>
      <w:spacing w:before="1680" w:after="0"/>
      <w:jc w:val="center"/>
    </w:pPr>
    <w:rPr>
      <w:b/>
      <w:sz w:val="28"/>
    </w:rPr>
  </w:style>
  <w:style w:type="paragraph" w:styleId="TOC1">
    <w:name w:val="toc 1"/>
    <w:basedOn w:val="Normal"/>
    <w:next w:val="Normal"/>
    <w:autoRedefine/>
    <w:uiPriority w:val="39"/>
    <w:rsid w:val="0005259B"/>
    <w:pPr>
      <w:tabs>
        <w:tab w:val="right" w:leader="dot" w:pos="9062"/>
      </w:tabs>
      <w:spacing w:before="0" w:after="0"/>
      <w:jc w:val="left"/>
    </w:pPr>
    <w:rPr>
      <w:caps/>
      <w:noProof/>
    </w:rPr>
  </w:style>
  <w:style w:type="paragraph" w:styleId="TOC3">
    <w:name w:val="toc 3"/>
    <w:basedOn w:val="Normal"/>
    <w:next w:val="Normal"/>
    <w:autoRedefine/>
    <w:uiPriority w:val="39"/>
    <w:rsid w:val="00F45EF6"/>
    <w:pPr>
      <w:tabs>
        <w:tab w:val="right" w:leader="dot" w:pos="9062"/>
      </w:tabs>
      <w:spacing w:before="0" w:after="0"/>
      <w:ind w:left="1440"/>
    </w:pPr>
    <w:rPr>
      <w:b/>
      <w:bCs/>
      <w:noProof/>
    </w:rPr>
  </w:style>
  <w:style w:type="paragraph" w:styleId="TOC4">
    <w:name w:val="toc 4"/>
    <w:basedOn w:val="Normal"/>
    <w:next w:val="Normal"/>
    <w:autoRedefine/>
    <w:semiHidden/>
    <w:pPr>
      <w:spacing w:after="240"/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TableofFigures">
    <w:name w:val="table of figures"/>
    <w:basedOn w:val="Normal"/>
    <w:next w:val="Normal"/>
    <w:semiHidden/>
    <w:pPr>
      <w:spacing w:line="480" w:lineRule="auto"/>
      <w:ind w:left="475" w:hanging="475"/>
    </w:pPr>
  </w:style>
  <w:style w:type="paragraph" w:customStyle="1" w:styleId="Bibliografa">
    <w:name w:val="Bibliografía"/>
    <w:basedOn w:val="Normal"/>
    <w:autoRedefine/>
    <w:rsid w:val="004B7B36"/>
    <w:pPr>
      <w:spacing w:line="240" w:lineRule="auto"/>
    </w:pPr>
    <w:rPr>
      <w:color w:val="000000"/>
    </w:rPr>
  </w:style>
  <w:style w:type="paragraph" w:customStyle="1" w:styleId="AbstractText">
    <w:name w:val="Abstract Text"/>
    <w:basedOn w:val="Normal"/>
    <w:pPr>
      <w:spacing w:line="480" w:lineRule="auto"/>
    </w:pPr>
  </w:style>
  <w:style w:type="character" w:styleId="FootnoteReference">
    <w:name w:val="footnote reference"/>
    <w:semiHidden/>
    <w:rPr>
      <w:vertAlign w:val="superscript"/>
    </w:rPr>
  </w:style>
  <w:style w:type="paragraph" w:customStyle="1" w:styleId="EstiloSUMARIOPrimeralnea0cmDespus12pto">
    <w:name w:val="Estilo SUMARIO + Primera línea:  0 cm Después:  12 pto"/>
    <w:basedOn w:val="SUMARIO"/>
    <w:rsid w:val="00493587"/>
    <w:pPr>
      <w:spacing w:after="240"/>
    </w:pPr>
    <w:rPr>
      <w:bCs/>
      <w:szCs w:val="20"/>
    </w:rPr>
  </w:style>
  <w:style w:type="paragraph" w:styleId="ListNumber">
    <w:name w:val="List Number"/>
    <w:basedOn w:val="Normal"/>
    <w:rsid w:val="00520602"/>
    <w:pPr>
      <w:numPr>
        <w:numId w:val="1"/>
      </w:numPr>
    </w:pPr>
  </w:style>
  <w:style w:type="table" w:styleId="TableGrid">
    <w:name w:val="Table Grid"/>
    <w:basedOn w:val="TableNormal"/>
    <w:rsid w:val="00AA23FE"/>
    <w:pPr>
      <w:spacing w:before="120" w:after="12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Simple1">
    <w:name w:val="Table Simple 1"/>
    <w:basedOn w:val="TableNormal"/>
    <w:rsid w:val="00AA23FE"/>
    <w:pPr>
      <w:spacing w:before="120" w:after="12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AA23FE"/>
    <w:pPr>
      <w:spacing w:before="120" w:after="12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ripadeTabla">
    <w:name w:val="Tripa de Tabla"/>
    <w:basedOn w:val="BodyText"/>
    <w:autoRedefine/>
    <w:rsid w:val="00AA23FE"/>
    <w:pPr>
      <w:spacing w:before="0" w:after="0"/>
    </w:pPr>
    <w:rPr>
      <w:i/>
      <w:iCs/>
      <w:sz w:val="20"/>
    </w:rPr>
  </w:style>
  <w:style w:type="paragraph" w:styleId="BodyText2">
    <w:name w:val="Body Text 2"/>
    <w:basedOn w:val="Normal"/>
    <w:rsid w:val="004139E5"/>
    <w:pPr>
      <w:spacing w:line="480" w:lineRule="auto"/>
    </w:pPr>
  </w:style>
  <w:style w:type="paragraph" w:customStyle="1" w:styleId="western">
    <w:name w:val="western"/>
    <w:basedOn w:val="Normal"/>
    <w:rsid w:val="00261CA6"/>
    <w:pPr>
      <w:spacing w:before="100" w:beforeAutospacing="1" w:after="0" w:line="240" w:lineRule="auto"/>
    </w:pPr>
    <w:rPr>
      <w:lang w:eastAsia="es-ES"/>
    </w:rPr>
  </w:style>
  <w:style w:type="paragraph" w:customStyle="1" w:styleId="vinetas-western">
    <w:name w:val="vinetas-western"/>
    <w:basedOn w:val="Normal"/>
    <w:rsid w:val="00261CA6"/>
    <w:pPr>
      <w:spacing w:before="100" w:beforeAutospacing="1" w:after="0" w:line="240" w:lineRule="auto"/>
      <w:ind w:left="284"/>
    </w:pPr>
    <w:rPr>
      <w:lang w:eastAsia="es-ES"/>
    </w:rPr>
  </w:style>
  <w:style w:type="paragraph" w:customStyle="1" w:styleId="enumeracion-western">
    <w:name w:val="enumeracion-western"/>
    <w:basedOn w:val="Normal"/>
    <w:rsid w:val="00F07DCA"/>
    <w:pPr>
      <w:spacing w:before="100" w:beforeAutospacing="1" w:after="0" w:line="240" w:lineRule="auto"/>
    </w:pPr>
    <w:rPr>
      <w:lang w:eastAsia="es-ES"/>
    </w:rPr>
  </w:style>
  <w:style w:type="paragraph" w:customStyle="1" w:styleId="western1">
    <w:name w:val="western1"/>
    <w:basedOn w:val="Normal"/>
    <w:rsid w:val="00F07DCA"/>
    <w:pPr>
      <w:spacing w:before="100" w:beforeAutospacing="1" w:after="0" w:line="240" w:lineRule="auto"/>
    </w:pPr>
    <w:rPr>
      <w:lang w:eastAsia="es-ES"/>
    </w:rPr>
  </w:style>
  <w:style w:type="paragraph" w:styleId="NormalWeb">
    <w:name w:val="Normal (Web)"/>
    <w:basedOn w:val="Normal"/>
    <w:uiPriority w:val="99"/>
    <w:rsid w:val="009C4521"/>
    <w:pPr>
      <w:spacing w:before="100" w:beforeAutospacing="1" w:after="100" w:afterAutospacing="1" w:line="240" w:lineRule="auto"/>
      <w:jc w:val="left"/>
    </w:pPr>
    <w:rPr>
      <w:lang w:eastAsia="es-ES"/>
    </w:rPr>
  </w:style>
  <w:style w:type="character" w:customStyle="1" w:styleId="longtext1">
    <w:name w:val="long_text1"/>
    <w:rsid w:val="00D64DB8"/>
    <w:rPr>
      <w:sz w:val="23"/>
      <w:szCs w:val="23"/>
    </w:rPr>
  </w:style>
  <w:style w:type="character" w:customStyle="1" w:styleId="shorttext1">
    <w:name w:val="short_text1"/>
    <w:rsid w:val="006E21F6"/>
    <w:rPr>
      <w:sz w:val="29"/>
      <w:szCs w:val="29"/>
    </w:rPr>
  </w:style>
  <w:style w:type="character" w:customStyle="1" w:styleId="mediumtext1">
    <w:name w:val="medium_text1"/>
    <w:rsid w:val="006E21F6"/>
    <w:rPr>
      <w:sz w:val="24"/>
      <w:szCs w:val="24"/>
    </w:rPr>
  </w:style>
  <w:style w:type="character" w:customStyle="1" w:styleId="CaptionChar">
    <w:name w:val="Caption Char"/>
    <w:link w:val="Caption"/>
    <w:rsid w:val="00F81DF8"/>
    <w:rPr>
      <w:rFonts w:ascii="Verdana" w:hAnsi="Verdana"/>
      <w:bCs/>
      <w:i/>
      <w:sz w:val="22"/>
      <w:lang w:val="es-ES" w:eastAsia="en-US" w:bidi="ar-SA"/>
    </w:rPr>
  </w:style>
  <w:style w:type="paragraph" w:customStyle="1" w:styleId="Abrev">
    <w:name w:val="Abrev"/>
    <w:basedOn w:val="Normal"/>
    <w:rsid w:val="00E02722"/>
    <w:pPr>
      <w:widowControl w:val="0"/>
      <w:spacing w:before="60" w:after="60" w:line="240" w:lineRule="auto"/>
      <w:ind w:left="567"/>
    </w:pPr>
    <w:rPr>
      <w:rFonts w:ascii="Arial" w:hAnsi="Arial"/>
      <w:sz w:val="20"/>
      <w:szCs w:val="20"/>
      <w:lang w:val="en-GB"/>
    </w:rPr>
  </w:style>
  <w:style w:type="character" w:styleId="HTMLSample">
    <w:name w:val="HTML Sample"/>
    <w:rsid w:val="00410072"/>
    <w:rPr>
      <w:rFonts w:ascii="Courier New" w:hAnsi="Courier New" w:cs="Courier New"/>
    </w:rPr>
  </w:style>
  <w:style w:type="paragraph" w:styleId="FootnoteText">
    <w:name w:val="footnote text"/>
    <w:basedOn w:val="Normal"/>
    <w:link w:val="FootnoteTextChar"/>
    <w:rsid w:val="00E8283B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rsid w:val="00E8283B"/>
    <w:rPr>
      <w:rFonts w:ascii="Verdana" w:hAnsi="Verdana"/>
      <w:lang w:val="es-ES"/>
    </w:rPr>
  </w:style>
  <w:style w:type="table" w:customStyle="1" w:styleId="Tabelanormal">
    <w:name w:val="Tabela normal"/>
    <w:semiHidden/>
    <w:rsid w:val="00E8283B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Char">
    <w:name w:val="Body Text Char"/>
    <w:link w:val="BodyText"/>
    <w:rsid w:val="00845E94"/>
    <w:rPr>
      <w:rFonts w:ascii="Arial" w:hAnsi="Arial" w:cs="Verdana"/>
      <w:sz w:val="24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AF2243"/>
    <w:rPr>
      <w:b/>
      <w:bCs/>
      <w:caps/>
      <w:sz w:val="28"/>
      <w:szCs w:val="28"/>
      <w:lang w:val="pt-PT"/>
    </w:rPr>
  </w:style>
  <w:style w:type="paragraph" w:styleId="Bibliography">
    <w:name w:val="Bibliography"/>
    <w:basedOn w:val="Normal"/>
    <w:next w:val="Normal"/>
    <w:uiPriority w:val="37"/>
    <w:unhideWhenUsed/>
    <w:rsid w:val="007D5555"/>
  </w:style>
  <w:style w:type="paragraph" w:styleId="ListParagraph">
    <w:name w:val="List Paragraph"/>
    <w:basedOn w:val="Normal"/>
    <w:uiPriority w:val="34"/>
    <w:qFormat/>
    <w:rsid w:val="00B52F6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4334E"/>
  </w:style>
  <w:style w:type="character" w:styleId="Strong">
    <w:name w:val="Strong"/>
    <w:basedOn w:val="DefaultParagraphFont"/>
    <w:uiPriority w:val="22"/>
    <w:qFormat/>
    <w:rsid w:val="0024334E"/>
    <w:rPr>
      <w:b/>
      <w:bCs/>
    </w:rPr>
  </w:style>
  <w:style w:type="character" w:customStyle="1" w:styleId="Heading3Char">
    <w:name w:val="Heading 3 Char"/>
    <w:basedOn w:val="DefaultParagraphFont"/>
    <w:link w:val="Heading3"/>
    <w:rsid w:val="00142DBE"/>
    <w:rPr>
      <w:b/>
      <w:sz w:val="24"/>
      <w:szCs w:val="22"/>
      <w:lang w:val="pt-PT" w:eastAsia="pt-BR"/>
    </w:rPr>
  </w:style>
  <w:style w:type="numbering" w:customStyle="1" w:styleId="Style1">
    <w:name w:val="Style1"/>
    <w:uiPriority w:val="99"/>
    <w:rsid w:val="00A5004A"/>
    <w:pPr>
      <w:numPr>
        <w:numId w:val="19"/>
      </w:numPr>
    </w:pPr>
  </w:style>
  <w:style w:type="paragraph" w:styleId="BalloonText">
    <w:name w:val="Balloon Text"/>
    <w:basedOn w:val="Normal"/>
    <w:link w:val="BalloonTextChar"/>
    <w:rsid w:val="00A40C1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40C16"/>
    <w:rPr>
      <w:rFonts w:ascii="Tahoma" w:hAnsi="Tahoma" w:cs="Tahoma"/>
      <w:sz w:val="16"/>
      <w:szCs w:val="16"/>
      <w:lang w:val="pt-PT"/>
    </w:rPr>
  </w:style>
  <w:style w:type="paragraph" w:styleId="CommentSubject">
    <w:name w:val="annotation subject"/>
    <w:basedOn w:val="CommentText"/>
    <w:next w:val="CommentText"/>
    <w:link w:val="CommentSubjectChar"/>
    <w:rsid w:val="00A40C16"/>
    <w:pPr>
      <w:spacing w:line="240" w:lineRule="auto"/>
    </w:pPr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40C16"/>
    <w:rPr>
      <w:rFonts w:ascii="Verdana" w:hAnsi="Verdana"/>
      <w:lang w:val="pt-PT"/>
    </w:rPr>
  </w:style>
  <w:style w:type="character" w:customStyle="1" w:styleId="CommentSubjectChar">
    <w:name w:val="Comment Subject Char"/>
    <w:basedOn w:val="CommentTextChar"/>
    <w:link w:val="CommentSubject"/>
    <w:rsid w:val="00A40C16"/>
    <w:rPr>
      <w:rFonts w:ascii="Verdana" w:hAnsi="Verdana"/>
      <w:b/>
      <w:bCs/>
      <w:lang w:val="pt-PT"/>
    </w:rPr>
  </w:style>
  <w:style w:type="paragraph" w:styleId="NoSpacing">
    <w:name w:val="No Spacing"/>
    <w:link w:val="NoSpacingChar"/>
    <w:uiPriority w:val="1"/>
    <w:qFormat/>
    <w:rsid w:val="0066765D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6765D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782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64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54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321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15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161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770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8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5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32079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846488">
                      <w:marLeft w:val="48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58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5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2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87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70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6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7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7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3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40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7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28225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9642">
                      <w:marLeft w:val="48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9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4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9.jpeg"/><Relationship Id="rId39" Type="http://schemas.openxmlformats.org/officeDocument/2006/relationships/footer" Target="footer5.xml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1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diagramLayout" Target="diagrams/layout1.xml"/><Relationship Id="rId29" Type="http://schemas.openxmlformats.org/officeDocument/2006/relationships/image" Target="media/image12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footer" Target="footer4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07/relationships/diagramDrawing" Target="diagrams/drawing1.xml"/><Relationship Id="rId28" Type="http://schemas.openxmlformats.org/officeDocument/2006/relationships/image" Target="media/image11.png"/><Relationship Id="rId36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diagramData" Target="diagrams/data1.xm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Relationship Id="rId22" Type="http://schemas.openxmlformats.org/officeDocument/2006/relationships/diagramColors" Target="diagrams/colors1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oter" Target="footer3.xm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38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lagon\Desktop\PFC_Template%20(1)%20draft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EB0685A-0B8A-4BF1-B48A-E29835D95FA2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3A8E9CA-1DCE-4D1F-A095-62E7764AA54C}">
      <dgm:prSet phldrT="[Texto]"/>
      <dgm:spPr/>
      <dgm:t>
        <a:bodyPr/>
        <a:lstStyle/>
        <a:p>
          <a:r>
            <a:rPr lang="en-US"/>
            <a:t>Juiza Presidente</a:t>
          </a:r>
        </a:p>
      </dgm:t>
    </dgm:pt>
    <dgm:pt modelId="{0EF65CF8-EA76-4C8A-A010-E16DC59EE033}" type="parTrans" cxnId="{63597A73-3FBA-4E25-8599-3954BAA1391B}">
      <dgm:prSet/>
      <dgm:spPr/>
      <dgm:t>
        <a:bodyPr/>
        <a:lstStyle/>
        <a:p>
          <a:endParaRPr lang="en-US"/>
        </a:p>
      </dgm:t>
    </dgm:pt>
    <dgm:pt modelId="{F4C8EA3A-DB0F-45A5-80AE-63A560A135F9}" type="sibTrans" cxnId="{63597A73-3FBA-4E25-8599-3954BAA1391B}">
      <dgm:prSet/>
      <dgm:spPr/>
      <dgm:t>
        <a:bodyPr/>
        <a:lstStyle/>
        <a:p>
          <a:endParaRPr lang="en-US"/>
        </a:p>
      </dgm:t>
    </dgm:pt>
    <dgm:pt modelId="{5E4578B4-F78B-427E-80EA-7792141CFF13}">
      <dgm:prSet phldrT="[Texto]"/>
      <dgm:spPr/>
      <dgm:t>
        <a:bodyPr/>
        <a:lstStyle/>
        <a:p>
          <a:r>
            <a:rPr lang="en-US"/>
            <a:t>Juiz da 1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AB24DB34-57C3-4642-A3C4-7E99BAFBA20C}" type="parTrans" cxnId="{1DEB1DCB-0AA9-4585-8916-BABE118DF4E8}">
      <dgm:prSet/>
      <dgm:spPr/>
      <dgm:t>
        <a:bodyPr/>
        <a:lstStyle/>
        <a:p>
          <a:endParaRPr lang="en-US"/>
        </a:p>
      </dgm:t>
    </dgm:pt>
    <dgm:pt modelId="{1127A67E-6E74-4660-B987-7E878EF0A25B}" type="sibTrans" cxnId="{1DEB1DCB-0AA9-4585-8916-BABE118DF4E8}">
      <dgm:prSet/>
      <dgm:spPr/>
      <dgm:t>
        <a:bodyPr/>
        <a:lstStyle/>
        <a:p>
          <a:endParaRPr lang="en-US"/>
        </a:p>
      </dgm:t>
    </dgm:pt>
    <dgm:pt modelId="{DF4DAF2E-6345-4B3C-9E33-7078EDDDA50D}">
      <dgm:prSet phldrT="[Texto]"/>
      <dgm:spPr/>
      <dgm:t>
        <a:bodyPr/>
        <a:lstStyle/>
        <a:p>
          <a:r>
            <a:rPr lang="en-US"/>
            <a:t>Cartório da 1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C38F8FE3-0690-46B4-B7E5-B9153F0D3599}" type="parTrans" cxnId="{8426C15C-73BB-4BEB-B37F-DCF1F65DB0E2}">
      <dgm:prSet/>
      <dgm:spPr/>
      <dgm:t>
        <a:bodyPr/>
        <a:lstStyle/>
        <a:p>
          <a:endParaRPr lang="en-US"/>
        </a:p>
      </dgm:t>
    </dgm:pt>
    <dgm:pt modelId="{91708AE9-8D13-4064-9931-8FE9095A0F42}" type="sibTrans" cxnId="{8426C15C-73BB-4BEB-B37F-DCF1F65DB0E2}">
      <dgm:prSet/>
      <dgm:spPr/>
      <dgm:t>
        <a:bodyPr/>
        <a:lstStyle/>
        <a:p>
          <a:endParaRPr lang="en-US"/>
        </a:p>
      </dgm:t>
    </dgm:pt>
    <dgm:pt modelId="{B1A887EC-BB5B-4D82-A5FF-63345FFB76AE}">
      <dgm:prSet phldrT="[Texto]"/>
      <dgm:spPr/>
      <dgm:t>
        <a:bodyPr/>
        <a:lstStyle/>
        <a:p>
          <a:r>
            <a:rPr lang="en-US"/>
            <a:t>Adminitradora Judicial</a:t>
          </a:r>
        </a:p>
      </dgm:t>
    </dgm:pt>
    <dgm:pt modelId="{41964D66-22D7-4C0A-9ADC-A53AA66BBCD1}" type="parTrans" cxnId="{98756F04-22F8-4505-81C0-BF7D07D48DE4}">
      <dgm:prSet/>
      <dgm:spPr/>
      <dgm:t>
        <a:bodyPr/>
        <a:lstStyle/>
        <a:p>
          <a:endParaRPr lang="en-US"/>
        </a:p>
      </dgm:t>
    </dgm:pt>
    <dgm:pt modelId="{CAFFB139-7080-4EF7-A1DB-CB1E9556E58A}" type="sibTrans" cxnId="{98756F04-22F8-4505-81C0-BF7D07D48DE4}">
      <dgm:prSet/>
      <dgm:spPr/>
      <dgm:t>
        <a:bodyPr/>
        <a:lstStyle/>
        <a:p>
          <a:endParaRPr lang="en-US"/>
        </a:p>
      </dgm:t>
    </dgm:pt>
    <dgm:pt modelId="{87263943-7729-48CA-A1F1-214156C6A07C}">
      <dgm:prSet phldrT="[Texto]"/>
      <dgm:spPr/>
      <dgm:t>
        <a:bodyPr/>
        <a:lstStyle/>
        <a:p>
          <a:r>
            <a:rPr lang="en-US"/>
            <a:t>Secretaria </a:t>
          </a:r>
          <a:r>
            <a:rPr lang="pt-PT"/>
            <a:t>Geral</a:t>
          </a:r>
          <a:endParaRPr lang="en-US"/>
        </a:p>
      </dgm:t>
    </dgm:pt>
    <dgm:pt modelId="{4F044C65-37EC-42D1-BE3B-D1F924C9966B}" type="parTrans" cxnId="{5DD974F1-27BC-447E-958B-1AD2CABFEB42}">
      <dgm:prSet/>
      <dgm:spPr/>
      <dgm:t>
        <a:bodyPr/>
        <a:lstStyle/>
        <a:p>
          <a:endParaRPr lang="en-US"/>
        </a:p>
      </dgm:t>
    </dgm:pt>
    <dgm:pt modelId="{157CC0C4-B33E-405C-BF73-07EE49710FE9}" type="sibTrans" cxnId="{5DD974F1-27BC-447E-958B-1AD2CABFEB42}">
      <dgm:prSet/>
      <dgm:spPr/>
      <dgm:t>
        <a:bodyPr/>
        <a:lstStyle/>
        <a:p>
          <a:endParaRPr lang="en-US"/>
        </a:p>
      </dgm:t>
    </dgm:pt>
    <dgm:pt modelId="{68AC7E55-E7FF-4D4E-9673-C99D77CE3E14}">
      <dgm:prSet/>
      <dgm:spPr/>
      <dgm:t>
        <a:bodyPr/>
        <a:lstStyle/>
        <a:p>
          <a:r>
            <a:rPr lang="en-US"/>
            <a:t>Juiz da 3 Secção</a:t>
          </a:r>
        </a:p>
      </dgm:t>
    </dgm:pt>
    <dgm:pt modelId="{5C25800C-0862-457B-9093-15A655EF7585}" type="parTrans" cxnId="{3A88F822-C4E3-4954-9C20-5DC28CFF3518}">
      <dgm:prSet/>
      <dgm:spPr/>
      <dgm:t>
        <a:bodyPr/>
        <a:lstStyle/>
        <a:p>
          <a:endParaRPr lang="en-US"/>
        </a:p>
      </dgm:t>
    </dgm:pt>
    <dgm:pt modelId="{1DCC81B1-8398-4869-B374-37E029183306}" type="sibTrans" cxnId="{3A88F822-C4E3-4954-9C20-5DC28CFF3518}">
      <dgm:prSet/>
      <dgm:spPr/>
      <dgm:t>
        <a:bodyPr/>
        <a:lstStyle/>
        <a:p>
          <a:endParaRPr lang="en-US"/>
        </a:p>
      </dgm:t>
    </dgm:pt>
    <dgm:pt modelId="{24EB9A97-1C70-43CF-89EE-4E25C2C1870C}">
      <dgm:prSet/>
      <dgm:spPr/>
      <dgm:t>
        <a:bodyPr/>
        <a:lstStyle/>
        <a:p>
          <a:r>
            <a:rPr lang="en-US"/>
            <a:t>Cartória da 3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16C58F24-6E41-4CF7-81B7-1AC42F5570E4}" type="parTrans" cxnId="{DD933D78-4029-4212-BDFA-CE0B94EA354A}">
      <dgm:prSet/>
      <dgm:spPr/>
      <dgm:t>
        <a:bodyPr/>
        <a:lstStyle/>
        <a:p>
          <a:endParaRPr lang="en-US"/>
        </a:p>
      </dgm:t>
    </dgm:pt>
    <dgm:pt modelId="{7C5606EC-732D-4442-9143-90B942FFB958}" type="sibTrans" cxnId="{DD933D78-4029-4212-BDFA-CE0B94EA354A}">
      <dgm:prSet/>
      <dgm:spPr/>
      <dgm:t>
        <a:bodyPr/>
        <a:lstStyle/>
        <a:p>
          <a:endParaRPr lang="en-US"/>
        </a:p>
      </dgm:t>
    </dgm:pt>
    <dgm:pt modelId="{74D3559F-7B60-4322-895C-B34E95A2D8E0}">
      <dgm:prSet/>
      <dgm:spPr/>
      <dgm:t>
        <a:bodyPr/>
        <a:lstStyle/>
        <a:p>
          <a:r>
            <a:rPr lang="en-US"/>
            <a:t>Juiza da 2 Secção</a:t>
          </a:r>
        </a:p>
      </dgm:t>
    </dgm:pt>
    <dgm:pt modelId="{A8F6B6D4-717D-4293-A6A5-D3F220FCD6F9}" type="parTrans" cxnId="{D12C9226-3833-49E1-A7EE-42B9062C2CB9}">
      <dgm:prSet/>
      <dgm:spPr/>
      <dgm:t>
        <a:bodyPr/>
        <a:lstStyle/>
        <a:p>
          <a:endParaRPr lang="en-US"/>
        </a:p>
      </dgm:t>
    </dgm:pt>
    <dgm:pt modelId="{7F207638-7033-48BF-81A3-A53BF05CD131}" type="sibTrans" cxnId="{D12C9226-3833-49E1-A7EE-42B9062C2CB9}">
      <dgm:prSet/>
      <dgm:spPr/>
      <dgm:t>
        <a:bodyPr/>
        <a:lstStyle/>
        <a:p>
          <a:endParaRPr lang="en-US"/>
        </a:p>
      </dgm:t>
    </dgm:pt>
    <dgm:pt modelId="{F6DDE220-5B07-44CD-8FBE-BA76E7847CDE}">
      <dgm:prSet/>
      <dgm:spPr/>
      <dgm:t>
        <a:bodyPr/>
        <a:lstStyle/>
        <a:p>
          <a:r>
            <a:rPr lang="en-US"/>
            <a:t>Cartório da 2 Secç</a:t>
          </a:r>
          <a:r>
            <a:rPr lang="en-US">
              <a:latin typeface="Times New Roman"/>
              <a:cs typeface="Times New Roman"/>
            </a:rPr>
            <a:t>ã</a:t>
          </a:r>
          <a:r>
            <a:rPr lang="en-US"/>
            <a:t>o</a:t>
          </a:r>
        </a:p>
      </dgm:t>
    </dgm:pt>
    <dgm:pt modelId="{3BE69FF4-E240-4CE5-BE12-2B8FACF4705A}" type="parTrans" cxnId="{E87D8D78-FE6C-45EF-BCC5-B0EEF35D241C}">
      <dgm:prSet/>
      <dgm:spPr/>
      <dgm:t>
        <a:bodyPr/>
        <a:lstStyle/>
        <a:p>
          <a:endParaRPr lang="en-US"/>
        </a:p>
      </dgm:t>
    </dgm:pt>
    <dgm:pt modelId="{E7D3ED8D-4A73-4575-A532-A130D892928D}" type="sibTrans" cxnId="{E87D8D78-FE6C-45EF-BCC5-B0EEF35D241C}">
      <dgm:prSet/>
      <dgm:spPr/>
      <dgm:t>
        <a:bodyPr/>
        <a:lstStyle/>
        <a:p>
          <a:endParaRPr lang="en-US"/>
        </a:p>
      </dgm:t>
    </dgm:pt>
    <dgm:pt modelId="{A4D24A3E-CD00-43E8-90FE-6152BD767BAD}">
      <dgm:prSet/>
      <dgm:spPr/>
      <dgm:t>
        <a:bodyPr/>
        <a:lstStyle/>
        <a:p>
          <a:r>
            <a:rPr lang="en-US"/>
            <a:t>Cartório da Curadoria</a:t>
          </a:r>
        </a:p>
      </dgm:t>
    </dgm:pt>
    <dgm:pt modelId="{CB40E7A5-0DDE-4A98-89DD-598699F030C0}" type="parTrans" cxnId="{0E8F9EA4-4BD3-4032-B358-3D0374968F73}">
      <dgm:prSet/>
      <dgm:spPr/>
      <dgm:t>
        <a:bodyPr/>
        <a:lstStyle/>
        <a:p>
          <a:endParaRPr lang="en-US"/>
        </a:p>
      </dgm:t>
    </dgm:pt>
    <dgm:pt modelId="{179594A1-3FA5-4CA6-9A74-C1144B625EAD}" type="sibTrans" cxnId="{0E8F9EA4-4BD3-4032-B358-3D0374968F73}">
      <dgm:prSet/>
      <dgm:spPr/>
      <dgm:t>
        <a:bodyPr/>
        <a:lstStyle/>
        <a:p>
          <a:endParaRPr lang="en-US"/>
        </a:p>
      </dgm:t>
    </dgm:pt>
    <dgm:pt modelId="{F4A9FAC0-7948-4644-B007-A805884C53CD}">
      <dgm:prSet/>
      <dgm:spPr/>
      <dgm:t>
        <a:bodyPr/>
        <a:lstStyle/>
        <a:p>
          <a:r>
            <a:rPr lang="en-US"/>
            <a:t>Curadoria de Menores</a:t>
          </a:r>
        </a:p>
      </dgm:t>
    </dgm:pt>
    <dgm:pt modelId="{5B76668D-1474-4094-B607-AEE7AA0744C8}" type="parTrans" cxnId="{0D9B99B3-CBEA-4887-8A3D-52B42B8A87DC}">
      <dgm:prSet/>
      <dgm:spPr/>
      <dgm:t>
        <a:bodyPr/>
        <a:lstStyle/>
        <a:p>
          <a:endParaRPr lang="en-US"/>
        </a:p>
      </dgm:t>
    </dgm:pt>
    <dgm:pt modelId="{5D2D00CF-425C-412D-8009-1979DDE7A5A5}" type="sibTrans" cxnId="{0D9B99B3-CBEA-4887-8A3D-52B42B8A87DC}">
      <dgm:prSet/>
      <dgm:spPr/>
      <dgm:t>
        <a:bodyPr/>
        <a:lstStyle/>
        <a:p>
          <a:endParaRPr lang="en-US"/>
        </a:p>
      </dgm:t>
    </dgm:pt>
    <dgm:pt modelId="{2CEB35F0-9613-4180-82A9-8F64DBC7F9C9}">
      <dgm:prSet phldrT="[Texto]"/>
      <dgm:spPr/>
      <dgm:t>
        <a:bodyPr/>
        <a:lstStyle/>
        <a:p>
          <a:r>
            <a:rPr lang="en-US"/>
            <a:t>Escrivao da Seccao 1</a:t>
          </a:r>
        </a:p>
      </dgm:t>
    </dgm:pt>
    <dgm:pt modelId="{FA952C75-98B0-421B-9A83-91FC75150659}" type="parTrans" cxnId="{070B6363-B884-4A22-8C81-DA7126D8D90E}">
      <dgm:prSet/>
      <dgm:spPr/>
      <dgm:t>
        <a:bodyPr/>
        <a:lstStyle/>
        <a:p>
          <a:endParaRPr lang="en-US"/>
        </a:p>
      </dgm:t>
    </dgm:pt>
    <dgm:pt modelId="{71346430-F83A-4CDF-AF3A-4F5654A6B627}" type="sibTrans" cxnId="{070B6363-B884-4A22-8C81-DA7126D8D90E}">
      <dgm:prSet/>
      <dgm:spPr/>
      <dgm:t>
        <a:bodyPr/>
        <a:lstStyle/>
        <a:p>
          <a:endParaRPr lang="en-US"/>
        </a:p>
      </dgm:t>
    </dgm:pt>
    <dgm:pt modelId="{70EA5EA3-791B-4E27-9E94-1AF52421C12A}">
      <dgm:prSet phldrT="[Texto]"/>
      <dgm:spPr/>
      <dgm:t>
        <a:bodyPr/>
        <a:lstStyle/>
        <a:p>
          <a:r>
            <a:rPr lang="en-US"/>
            <a:t>Ajudante 1</a:t>
          </a:r>
        </a:p>
      </dgm:t>
    </dgm:pt>
    <dgm:pt modelId="{2435B7C2-816E-491F-8FE8-21179D819F64}" type="parTrans" cxnId="{BB80F0E6-7872-4F0C-B8EB-E4A43E802ED1}">
      <dgm:prSet/>
      <dgm:spPr/>
      <dgm:t>
        <a:bodyPr/>
        <a:lstStyle/>
        <a:p>
          <a:endParaRPr lang="en-US"/>
        </a:p>
      </dgm:t>
    </dgm:pt>
    <dgm:pt modelId="{396AC2EB-5888-4E3A-894D-101809F4E68A}" type="sibTrans" cxnId="{BB80F0E6-7872-4F0C-B8EB-E4A43E802ED1}">
      <dgm:prSet/>
      <dgm:spPr/>
      <dgm:t>
        <a:bodyPr/>
        <a:lstStyle/>
        <a:p>
          <a:endParaRPr lang="en-US"/>
        </a:p>
      </dgm:t>
    </dgm:pt>
    <dgm:pt modelId="{A7DD910E-C3EE-4960-9010-8C3393240621}">
      <dgm:prSet phldrT="[Texto]"/>
      <dgm:spPr/>
      <dgm:t>
        <a:bodyPr/>
        <a:lstStyle/>
        <a:p>
          <a:r>
            <a:rPr lang="en-US"/>
            <a:t>Ajudante 2</a:t>
          </a:r>
        </a:p>
      </dgm:t>
    </dgm:pt>
    <dgm:pt modelId="{29AB4276-95DE-4ADD-B5F9-3BC649B969FD}" type="parTrans" cxnId="{C5DE7E4F-FD46-4954-915A-246853FA939C}">
      <dgm:prSet/>
      <dgm:spPr/>
      <dgm:t>
        <a:bodyPr/>
        <a:lstStyle/>
        <a:p>
          <a:endParaRPr lang="en-US"/>
        </a:p>
      </dgm:t>
    </dgm:pt>
    <dgm:pt modelId="{36B02A7C-60C4-41B3-B651-D815590CBD21}" type="sibTrans" cxnId="{C5DE7E4F-FD46-4954-915A-246853FA939C}">
      <dgm:prSet/>
      <dgm:spPr/>
      <dgm:t>
        <a:bodyPr/>
        <a:lstStyle/>
        <a:p>
          <a:endParaRPr lang="en-US"/>
        </a:p>
      </dgm:t>
    </dgm:pt>
    <dgm:pt modelId="{E3E649A1-2AB1-421E-AB65-594B68AF70DF}">
      <dgm:prSet phldrT="[Texto]"/>
      <dgm:spPr/>
      <dgm:t>
        <a:bodyPr/>
        <a:lstStyle/>
        <a:p>
          <a:r>
            <a:rPr lang="en-US"/>
            <a:t>Ajudante 3</a:t>
          </a:r>
        </a:p>
      </dgm:t>
    </dgm:pt>
    <dgm:pt modelId="{026E36E1-65BE-4418-A3F1-2E179881E31A}" type="parTrans" cxnId="{E916FA78-51DA-4331-B485-A8C954E6AAF6}">
      <dgm:prSet/>
      <dgm:spPr/>
      <dgm:t>
        <a:bodyPr/>
        <a:lstStyle/>
        <a:p>
          <a:endParaRPr lang="en-US"/>
        </a:p>
      </dgm:t>
    </dgm:pt>
    <dgm:pt modelId="{9C4C18F3-7FCD-4C08-9118-B043A8EB6EBE}" type="sibTrans" cxnId="{E916FA78-51DA-4331-B485-A8C954E6AAF6}">
      <dgm:prSet/>
      <dgm:spPr/>
      <dgm:t>
        <a:bodyPr/>
        <a:lstStyle/>
        <a:p>
          <a:endParaRPr lang="en-US"/>
        </a:p>
      </dgm:t>
    </dgm:pt>
    <dgm:pt modelId="{3B000739-C868-4A61-9D71-536BD051ACEF}">
      <dgm:prSet/>
      <dgm:spPr/>
      <dgm:t>
        <a:bodyPr/>
        <a:lstStyle/>
        <a:p>
          <a:r>
            <a:rPr lang="en-US"/>
            <a:t>Escrivao da Seccao 2</a:t>
          </a:r>
        </a:p>
      </dgm:t>
    </dgm:pt>
    <dgm:pt modelId="{07DBCC66-8865-4A75-B6EC-9A57FB466789}" type="parTrans" cxnId="{C466DC40-DFF9-4F5B-81D6-3DF1C88747FE}">
      <dgm:prSet/>
      <dgm:spPr/>
      <dgm:t>
        <a:bodyPr/>
        <a:lstStyle/>
        <a:p>
          <a:endParaRPr lang="en-US"/>
        </a:p>
      </dgm:t>
    </dgm:pt>
    <dgm:pt modelId="{D44FC8B9-6DF1-48ED-A55F-BDA054929497}" type="sibTrans" cxnId="{C466DC40-DFF9-4F5B-81D6-3DF1C88747FE}">
      <dgm:prSet/>
      <dgm:spPr/>
      <dgm:t>
        <a:bodyPr/>
        <a:lstStyle/>
        <a:p>
          <a:endParaRPr lang="en-US"/>
        </a:p>
      </dgm:t>
    </dgm:pt>
    <dgm:pt modelId="{D021B6DF-0809-4CF0-824F-694322EA74D1}">
      <dgm:prSet/>
      <dgm:spPr/>
      <dgm:t>
        <a:bodyPr/>
        <a:lstStyle/>
        <a:p>
          <a:r>
            <a:rPr lang="en-US"/>
            <a:t>Ajudante 1</a:t>
          </a:r>
        </a:p>
      </dgm:t>
    </dgm:pt>
    <dgm:pt modelId="{5B9A2B36-29F4-43B1-BD2A-822F80904F81}" type="parTrans" cxnId="{1D3252C7-84A9-44AD-8D0A-4032CAFCC66B}">
      <dgm:prSet/>
      <dgm:spPr/>
      <dgm:t>
        <a:bodyPr/>
        <a:lstStyle/>
        <a:p>
          <a:endParaRPr lang="en-US"/>
        </a:p>
      </dgm:t>
    </dgm:pt>
    <dgm:pt modelId="{27AC0986-0A7C-4B5A-8CB2-3C63F21CCB9D}" type="sibTrans" cxnId="{1D3252C7-84A9-44AD-8D0A-4032CAFCC66B}">
      <dgm:prSet/>
      <dgm:spPr/>
      <dgm:t>
        <a:bodyPr/>
        <a:lstStyle/>
        <a:p>
          <a:endParaRPr lang="en-US"/>
        </a:p>
      </dgm:t>
    </dgm:pt>
    <dgm:pt modelId="{124D5C9E-61C5-4871-8768-BDABCE46596F}">
      <dgm:prSet/>
      <dgm:spPr/>
      <dgm:t>
        <a:bodyPr/>
        <a:lstStyle/>
        <a:p>
          <a:r>
            <a:rPr lang="en-US"/>
            <a:t>Ajudante 3</a:t>
          </a:r>
        </a:p>
      </dgm:t>
    </dgm:pt>
    <dgm:pt modelId="{792662B8-CE0C-4918-B171-957472F5C26B}" type="parTrans" cxnId="{2632CDEF-6B6A-4F8D-97A8-C373461AB1EF}">
      <dgm:prSet/>
      <dgm:spPr/>
      <dgm:t>
        <a:bodyPr/>
        <a:lstStyle/>
        <a:p>
          <a:endParaRPr lang="en-US"/>
        </a:p>
      </dgm:t>
    </dgm:pt>
    <dgm:pt modelId="{81AECAB2-3F68-46AA-AD3B-BA8294132F84}" type="sibTrans" cxnId="{2632CDEF-6B6A-4F8D-97A8-C373461AB1EF}">
      <dgm:prSet/>
      <dgm:spPr/>
      <dgm:t>
        <a:bodyPr/>
        <a:lstStyle/>
        <a:p>
          <a:endParaRPr lang="en-US"/>
        </a:p>
      </dgm:t>
    </dgm:pt>
    <dgm:pt modelId="{C0850CB7-D38F-400D-9D44-2EFB2AF32947}">
      <dgm:prSet/>
      <dgm:spPr/>
      <dgm:t>
        <a:bodyPr/>
        <a:lstStyle/>
        <a:p>
          <a:r>
            <a:rPr lang="en-US"/>
            <a:t>Ajudante 2</a:t>
          </a:r>
        </a:p>
      </dgm:t>
    </dgm:pt>
    <dgm:pt modelId="{954F5B1E-927F-48B1-AAD8-E10FFD3D05A0}" type="parTrans" cxnId="{5E769B1B-2E41-41B0-BD12-78B7F49DFA4A}">
      <dgm:prSet/>
      <dgm:spPr/>
      <dgm:t>
        <a:bodyPr/>
        <a:lstStyle/>
        <a:p>
          <a:endParaRPr lang="en-US"/>
        </a:p>
      </dgm:t>
    </dgm:pt>
    <dgm:pt modelId="{44EA1F6B-BD18-47E2-9AB3-8DB8C76E737A}" type="sibTrans" cxnId="{5E769B1B-2E41-41B0-BD12-78B7F49DFA4A}">
      <dgm:prSet/>
      <dgm:spPr/>
      <dgm:t>
        <a:bodyPr/>
        <a:lstStyle/>
        <a:p>
          <a:endParaRPr lang="en-US"/>
        </a:p>
      </dgm:t>
    </dgm:pt>
    <dgm:pt modelId="{4F5F9C77-23D8-47F0-8CB8-3B0EF7717DD6}">
      <dgm:prSet/>
      <dgm:spPr/>
      <dgm:t>
        <a:bodyPr/>
        <a:lstStyle/>
        <a:p>
          <a:r>
            <a:rPr lang="en-US"/>
            <a:t>Escrivao da Seccao 3</a:t>
          </a:r>
        </a:p>
      </dgm:t>
    </dgm:pt>
    <dgm:pt modelId="{8EA031B4-946F-40EC-BD0A-43C698AF2E29}" type="parTrans" cxnId="{11919A3D-E1D5-48E2-977E-07BBFBC36DA7}">
      <dgm:prSet/>
      <dgm:spPr/>
      <dgm:t>
        <a:bodyPr/>
        <a:lstStyle/>
        <a:p>
          <a:endParaRPr lang="en-US"/>
        </a:p>
      </dgm:t>
    </dgm:pt>
    <dgm:pt modelId="{91425320-7700-40C4-ADE1-8E38B3C36591}" type="sibTrans" cxnId="{11919A3D-E1D5-48E2-977E-07BBFBC36DA7}">
      <dgm:prSet/>
      <dgm:spPr/>
      <dgm:t>
        <a:bodyPr/>
        <a:lstStyle/>
        <a:p>
          <a:endParaRPr lang="en-US"/>
        </a:p>
      </dgm:t>
    </dgm:pt>
    <dgm:pt modelId="{1BF08BE7-A3B7-46C6-8C4A-8E62A3AF6740}">
      <dgm:prSet/>
      <dgm:spPr/>
      <dgm:t>
        <a:bodyPr/>
        <a:lstStyle/>
        <a:p>
          <a:r>
            <a:rPr lang="en-US"/>
            <a:t>Ajudante 1</a:t>
          </a:r>
        </a:p>
      </dgm:t>
    </dgm:pt>
    <dgm:pt modelId="{76F86DC5-B76F-4FE9-8201-7F45F16E43BE}" type="parTrans" cxnId="{7012D102-9ECE-440C-992D-D905B0BF069F}">
      <dgm:prSet/>
      <dgm:spPr/>
      <dgm:t>
        <a:bodyPr/>
        <a:lstStyle/>
        <a:p>
          <a:endParaRPr lang="en-US"/>
        </a:p>
      </dgm:t>
    </dgm:pt>
    <dgm:pt modelId="{A03D6D81-5F4E-46D8-8555-010D30026058}" type="sibTrans" cxnId="{7012D102-9ECE-440C-992D-D905B0BF069F}">
      <dgm:prSet/>
      <dgm:spPr/>
      <dgm:t>
        <a:bodyPr/>
        <a:lstStyle/>
        <a:p>
          <a:endParaRPr lang="en-US"/>
        </a:p>
      </dgm:t>
    </dgm:pt>
    <dgm:pt modelId="{697D4BA9-DBD8-4A0F-AF11-6E1691869007}">
      <dgm:prSet/>
      <dgm:spPr/>
      <dgm:t>
        <a:bodyPr/>
        <a:lstStyle/>
        <a:p>
          <a:r>
            <a:rPr lang="en-US"/>
            <a:t>Ajudante 2 </a:t>
          </a:r>
        </a:p>
      </dgm:t>
    </dgm:pt>
    <dgm:pt modelId="{1005DDF0-082A-48C8-A5AE-943F8457B35C}" type="parTrans" cxnId="{03251410-6CED-4666-A9B6-73948689892E}">
      <dgm:prSet/>
      <dgm:spPr/>
      <dgm:t>
        <a:bodyPr/>
        <a:lstStyle/>
        <a:p>
          <a:endParaRPr lang="en-US"/>
        </a:p>
      </dgm:t>
    </dgm:pt>
    <dgm:pt modelId="{22047527-A455-43E2-86E1-B5F5143B580B}" type="sibTrans" cxnId="{03251410-6CED-4666-A9B6-73948689892E}">
      <dgm:prSet/>
      <dgm:spPr/>
      <dgm:t>
        <a:bodyPr/>
        <a:lstStyle/>
        <a:p>
          <a:endParaRPr lang="en-US"/>
        </a:p>
      </dgm:t>
    </dgm:pt>
    <dgm:pt modelId="{E00CA109-4C74-4BAF-A9CE-C8F2CB3B696E}">
      <dgm:prSet/>
      <dgm:spPr/>
      <dgm:t>
        <a:bodyPr/>
        <a:lstStyle/>
        <a:p>
          <a:r>
            <a:rPr lang="en-US"/>
            <a:t>Ajudante 3</a:t>
          </a:r>
        </a:p>
      </dgm:t>
    </dgm:pt>
    <dgm:pt modelId="{B66031B6-DFE3-4B1B-A13D-3AB15F4E07C5}" type="parTrans" cxnId="{386B93E5-99F1-49C2-91FC-16EC101D8F18}">
      <dgm:prSet/>
      <dgm:spPr/>
      <dgm:t>
        <a:bodyPr/>
        <a:lstStyle/>
        <a:p>
          <a:endParaRPr lang="en-US"/>
        </a:p>
      </dgm:t>
    </dgm:pt>
    <dgm:pt modelId="{6651331E-E732-423F-8D43-22B713621C7E}" type="sibTrans" cxnId="{386B93E5-99F1-49C2-91FC-16EC101D8F18}">
      <dgm:prSet/>
      <dgm:spPr/>
      <dgm:t>
        <a:bodyPr/>
        <a:lstStyle/>
        <a:p>
          <a:endParaRPr lang="en-US"/>
        </a:p>
      </dgm:t>
    </dgm:pt>
    <dgm:pt modelId="{9B9C3352-AD08-44EF-B3D9-77661ECBC2BF}" type="pres">
      <dgm:prSet presAssocID="{FEB0685A-0B8A-4BF1-B48A-E29835D95FA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714EA9C6-A842-413B-ADAA-4AA070B41681}" type="pres">
      <dgm:prSet presAssocID="{83A8E9CA-1DCE-4D1F-A095-62E7764AA54C}" presName="hierRoot1" presStyleCnt="0"/>
      <dgm:spPr/>
    </dgm:pt>
    <dgm:pt modelId="{0BF9FC46-4CA4-4008-8D16-BF28D38E3220}" type="pres">
      <dgm:prSet presAssocID="{83A8E9CA-1DCE-4D1F-A095-62E7764AA54C}" presName="composite" presStyleCnt="0"/>
      <dgm:spPr/>
    </dgm:pt>
    <dgm:pt modelId="{C02F8F94-3A38-45B0-8A16-EA29279FC95B}" type="pres">
      <dgm:prSet presAssocID="{83A8E9CA-1DCE-4D1F-A095-62E7764AA54C}" presName="background" presStyleLbl="node0" presStyleIdx="0" presStyleCnt="1"/>
      <dgm:spPr/>
    </dgm:pt>
    <dgm:pt modelId="{6578EEB0-5AD0-45F0-997E-C69B1633A5D8}" type="pres">
      <dgm:prSet presAssocID="{83A8E9CA-1DCE-4D1F-A095-62E7764AA54C}" presName="text" presStyleLbl="fgAcc0" presStyleIdx="0" presStyleCnt="1">
        <dgm:presLayoutVars>
          <dgm:chPref val="3"/>
        </dgm:presLayoutVars>
      </dgm:prSet>
      <dgm:spPr/>
    </dgm:pt>
    <dgm:pt modelId="{7076544C-55FA-4AA7-B8AB-79F2C1FB4CD4}" type="pres">
      <dgm:prSet presAssocID="{83A8E9CA-1DCE-4D1F-A095-62E7764AA54C}" presName="hierChild2" presStyleCnt="0"/>
      <dgm:spPr/>
    </dgm:pt>
    <dgm:pt modelId="{9083FB8D-2341-496B-9505-AD53DDDA3D41}" type="pres">
      <dgm:prSet presAssocID="{5B76668D-1474-4094-B607-AEE7AA0744C8}" presName="Name10" presStyleLbl="parChTrans1D2" presStyleIdx="0" presStyleCnt="5"/>
      <dgm:spPr/>
    </dgm:pt>
    <dgm:pt modelId="{164C5695-D482-41B2-A402-2B897F922B81}" type="pres">
      <dgm:prSet presAssocID="{F4A9FAC0-7948-4644-B007-A805884C53CD}" presName="hierRoot2" presStyleCnt="0"/>
      <dgm:spPr/>
    </dgm:pt>
    <dgm:pt modelId="{A0ECDB77-0E38-4B5F-BE05-A2B973CF0B3F}" type="pres">
      <dgm:prSet presAssocID="{F4A9FAC0-7948-4644-B007-A805884C53CD}" presName="composite2" presStyleCnt="0"/>
      <dgm:spPr/>
    </dgm:pt>
    <dgm:pt modelId="{3D391792-B275-44C9-87E9-B4CB2C85B69F}" type="pres">
      <dgm:prSet presAssocID="{F4A9FAC0-7948-4644-B007-A805884C53CD}" presName="background2" presStyleLbl="node2" presStyleIdx="0" presStyleCnt="5"/>
      <dgm:spPr/>
    </dgm:pt>
    <dgm:pt modelId="{DC99A250-8DF4-410E-BBEC-6B3517132C0B}" type="pres">
      <dgm:prSet presAssocID="{F4A9FAC0-7948-4644-B007-A805884C53CD}" presName="text2" presStyleLbl="fgAcc2" presStyleIdx="0" presStyleCnt="5">
        <dgm:presLayoutVars>
          <dgm:chPref val="3"/>
        </dgm:presLayoutVars>
      </dgm:prSet>
      <dgm:spPr/>
    </dgm:pt>
    <dgm:pt modelId="{0E0224DB-0E31-40ED-9A70-5073E3A354E4}" type="pres">
      <dgm:prSet presAssocID="{F4A9FAC0-7948-4644-B007-A805884C53CD}" presName="hierChild3" presStyleCnt="0"/>
      <dgm:spPr/>
    </dgm:pt>
    <dgm:pt modelId="{78E102E9-DF48-489D-813E-A7BFA880A262}" type="pres">
      <dgm:prSet presAssocID="{CB40E7A5-0DDE-4A98-89DD-598699F030C0}" presName="Name17" presStyleLbl="parChTrans1D3" presStyleIdx="0" presStyleCnt="5"/>
      <dgm:spPr/>
    </dgm:pt>
    <dgm:pt modelId="{2BC2E27C-0288-4D37-8FB4-32CFBDC8582F}" type="pres">
      <dgm:prSet presAssocID="{A4D24A3E-CD00-43E8-90FE-6152BD767BAD}" presName="hierRoot3" presStyleCnt="0"/>
      <dgm:spPr/>
    </dgm:pt>
    <dgm:pt modelId="{8EB0BE2A-AA0A-474F-818F-78FE0FBB241E}" type="pres">
      <dgm:prSet presAssocID="{A4D24A3E-CD00-43E8-90FE-6152BD767BAD}" presName="composite3" presStyleCnt="0"/>
      <dgm:spPr/>
    </dgm:pt>
    <dgm:pt modelId="{17E23D8B-F8BA-4062-A818-3A744740FFB0}" type="pres">
      <dgm:prSet presAssocID="{A4D24A3E-CD00-43E8-90FE-6152BD767BAD}" presName="background3" presStyleLbl="node3" presStyleIdx="0" presStyleCnt="5"/>
      <dgm:spPr/>
    </dgm:pt>
    <dgm:pt modelId="{7D691A5A-05AE-41CA-A489-2395ACC4A900}" type="pres">
      <dgm:prSet presAssocID="{A4D24A3E-CD00-43E8-90FE-6152BD767BAD}" presName="text3" presStyleLbl="fgAcc3" presStyleIdx="0" presStyleCnt="5">
        <dgm:presLayoutVars>
          <dgm:chPref val="3"/>
        </dgm:presLayoutVars>
      </dgm:prSet>
      <dgm:spPr/>
    </dgm:pt>
    <dgm:pt modelId="{9A33F7B0-5573-40FA-8961-4F5A8D53D5F7}" type="pres">
      <dgm:prSet presAssocID="{A4D24A3E-CD00-43E8-90FE-6152BD767BAD}" presName="hierChild4" presStyleCnt="0"/>
      <dgm:spPr/>
    </dgm:pt>
    <dgm:pt modelId="{FDD39F73-D86E-4F2F-8375-04F941F0A4B4}" type="pres">
      <dgm:prSet presAssocID="{AB24DB34-57C3-4642-A3C4-7E99BAFBA20C}" presName="Name10" presStyleLbl="parChTrans1D2" presStyleIdx="1" presStyleCnt="5"/>
      <dgm:spPr/>
    </dgm:pt>
    <dgm:pt modelId="{BCFEC1A0-BBA9-4B77-AEF7-BC310DE19641}" type="pres">
      <dgm:prSet presAssocID="{5E4578B4-F78B-427E-80EA-7792141CFF13}" presName="hierRoot2" presStyleCnt="0"/>
      <dgm:spPr/>
    </dgm:pt>
    <dgm:pt modelId="{0B4BCF96-CB6E-4F6E-9A89-E7136CD1FF7B}" type="pres">
      <dgm:prSet presAssocID="{5E4578B4-F78B-427E-80EA-7792141CFF13}" presName="composite2" presStyleCnt="0"/>
      <dgm:spPr/>
    </dgm:pt>
    <dgm:pt modelId="{F391A001-7328-4C43-9A60-4724E3311F90}" type="pres">
      <dgm:prSet presAssocID="{5E4578B4-F78B-427E-80EA-7792141CFF13}" presName="background2" presStyleLbl="node2" presStyleIdx="1" presStyleCnt="5"/>
      <dgm:spPr/>
    </dgm:pt>
    <dgm:pt modelId="{79AB29E7-6847-4095-99F8-1F60F6351B89}" type="pres">
      <dgm:prSet presAssocID="{5E4578B4-F78B-427E-80EA-7792141CFF13}" presName="text2" presStyleLbl="fgAcc2" presStyleIdx="1" presStyleCnt="5">
        <dgm:presLayoutVars>
          <dgm:chPref val="3"/>
        </dgm:presLayoutVars>
      </dgm:prSet>
      <dgm:spPr/>
    </dgm:pt>
    <dgm:pt modelId="{2A16A3A9-C78B-45B5-9093-223AAFB6FC6D}" type="pres">
      <dgm:prSet presAssocID="{5E4578B4-F78B-427E-80EA-7792141CFF13}" presName="hierChild3" presStyleCnt="0"/>
      <dgm:spPr/>
    </dgm:pt>
    <dgm:pt modelId="{26468B63-3DC4-4CA0-8867-3B6DFDAE083F}" type="pres">
      <dgm:prSet presAssocID="{C38F8FE3-0690-46B4-B7E5-B9153F0D3599}" presName="Name17" presStyleLbl="parChTrans1D3" presStyleIdx="1" presStyleCnt="5"/>
      <dgm:spPr/>
    </dgm:pt>
    <dgm:pt modelId="{36B70163-B8E1-4602-A349-EB8DCBCFFD26}" type="pres">
      <dgm:prSet presAssocID="{DF4DAF2E-6345-4B3C-9E33-7078EDDDA50D}" presName="hierRoot3" presStyleCnt="0"/>
      <dgm:spPr/>
    </dgm:pt>
    <dgm:pt modelId="{296FD28F-36AA-4926-AAB7-47F436ABB38A}" type="pres">
      <dgm:prSet presAssocID="{DF4DAF2E-6345-4B3C-9E33-7078EDDDA50D}" presName="composite3" presStyleCnt="0"/>
      <dgm:spPr/>
    </dgm:pt>
    <dgm:pt modelId="{7F801E62-924B-4BA4-B2A4-2AD6BB19C838}" type="pres">
      <dgm:prSet presAssocID="{DF4DAF2E-6345-4B3C-9E33-7078EDDDA50D}" presName="background3" presStyleLbl="node3" presStyleIdx="1" presStyleCnt="5"/>
      <dgm:spPr/>
    </dgm:pt>
    <dgm:pt modelId="{0BBF7A08-240B-42B9-93C7-BF8D01C1024E}" type="pres">
      <dgm:prSet presAssocID="{DF4DAF2E-6345-4B3C-9E33-7078EDDDA50D}" presName="text3" presStyleLbl="fgAcc3" presStyleIdx="1" presStyleCnt="5">
        <dgm:presLayoutVars>
          <dgm:chPref val="3"/>
        </dgm:presLayoutVars>
      </dgm:prSet>
      <dgm:spPr/>
    </dgm:pt>
    <dgm:pt modelId="{8D205DE6-0F77-41FA-A489-3730CF0CD175}" type="pres">
      <dgm:prSet presAssocID="{DF4DAF2E-6345-4B3C-9E33-7078EDDDA50D}" presName="hierChild4" presStyleCnt="0"/>
      <dgm:spPr/>
    </dgm:pt>
    <dgm:pt modelId="{7F96A375-6951-41F5-9C32-14B3B4B3ADFF}" type="pres">
      <dgm:prSet presAssocID="{FA952C75-98B0-421B-9A83-91FC75150659}" presName="Name23" presStyleLbl="parChTrans1D4" presStyleIdx="0" presStyleCnt="12"/>
      <dgm:spPr/>
    </dgm:pt>
    <dgm:pt modelId="{77E2962E-905A-41AC-86DA-37EF1113641C}" type="pres">
      <dgm:prSet presAssocID="{2CEB35F0-9613-4180-82A9-8F64DBC7F9C9}" presName="hierRoot4" presStyleCnt="0"/>
      <dgm:spPr/>
    </dgm:pt>
    <dgm:pt modelId="{AC74F485-18CA-4378-9CF9-28F4D33712A4}" type="pres">
      <dgm:prSet presAssocID="{2CEB35F0-9613-4180-82A9-8F64DBC7F9C9}" presName="composite4" presStyleCnt="0"/>
      <dgm:spPr/>
    </dgm:pt>
    <dgm:pt modelId="{2E1F6128-FC9C-4DB4-A2C1-D779126B5E61}" type="pres">
      <dgm:prSet presAssocID="{2CEB35F0-9613-4180-82A9-8F64DBC7F9C9}" presName="background4" presStyleLbl="node4" presStyleIdx="0" presStyleCnt="12"/>
      <dgm:spPr/>
    </dgm:pt>
    <dgm:pt modelId="{5F71B4C0-63DE-44B1-9411-90BE2CEE3A67}" type="pres">
      <dgm:prSet presAssocID="{2CEB35F0-9613-4180-82A9-8F64DBC7F9C9}" presName="text4" presStyleLbl="fgAcc4" presStyleIdx="0" presStyleCnt="12">
        <dgm:presLayoutVars>
          <dgm:chPref val="3"/>
        </dgm:presLayoutVars>
      </dgm:prSet>
      <dgm:spPr/>
    </dgm:pt>
    <dgm:pt modelId="{4E75AD29-1AFA-4FFE-89BC-ACFB7753A935}" type="pres">
      <dgm:prSet presAssocID="{2CEB35F0-9613-4180-82A9-8F64DBC7F9C9}" presName="hierChild5" presStyleCnt="0"/>
      <dgm:spPr/>
    </dgm:pt>
    <dgm:pt modelId="{7BCF67F2-27A9-49C6-9F5B-630D4E145260}" type="pres">
      <dgm:prSet presAssocID="{2435B7C2-816E-491F-8FE8-21179D819F64}" presName="Name23" presStyleLbl="parChTrans1D4" presStyleIdx="1" presStyleCnt="12"/>
      <dgm:spPr/>
    </dgm:pt>
    <dgm:pt modelId="{E34AE629-6C76-4B2A-BD25-7C411045F81C}" type="pres">
      <dgm:prSet presAssocID="{70EA5EA3-791B-4E27-9E94-1AF52421C12A}" presName="hierRoot4" presStyleCnt="0"/>
      <dgm:spPr/>
    </dgm:pt>
    <dgm:pt modelId="{42B02CFA-3D4B-4B87-98CC-070AF4BA3174}" type="pres">
      <dgm:prSet presAssocID="{70EA5EA3-791B-4E27-9E94-1AF52421C12A}" presName="composite4" presStyleCnt="0"/>
      <dgm:spPr/>
    </dgm:pt>
    <dgm:pt modelId="{64974AB1-505C-4F75-83C9-6C0EB0F8F520}" type="pres">
      <dgm:prSet presAssocID="{70EA5EA3-791B-4E27-9E94-1AF52421C12A}" presName="background4" presStyleLbl="node4" presStyleIdx="1" presStyleCnt="12"/>
      <dgm:spPr/>
    </dgm:pt>
    <dgm:pt modelId="{13A84018-20D5-4058-9051-0597308E5C08}" type="pres">
      <dgm:prSet presAssocID="{70EA5EA3-791B-4E27-9E94-1AF52421C12A}" presName="text4" presStyleLbl="fgAcc4" presStyleIdx="1" presStyleCnt="12">
        <dgm:presLayoutVars>
          <dgm:chPref val="3"/>
        </dgm:presLayoutVars>
      </dgm:prSet>
      <dgm:spPr/>
    </dgm:pt>
    <dgm:pt modelId="{38A6261A-1D8A-4CDC-A38D-89F007258F3A}" type="pres">
      <dgm:prSet presAssocID="{70EA5EA3-791B-4E27-9E94-1AF52421C12A}" presName="hierChild5" presStyleCnt="0"/>
      <dgm:spPr/>
    </dgm:pt>
    <dgm:pt modelId="{7D214BD6-DCC2-47AD-A511-8530123D78C3}" type="pres">
      <dgm:prSet presAssocID="{29AB4276-95DE-4ADD-B5F9-3BC649B969FD}" presName="Name23" presStyleLbl="parChTrans1D4" presStyleIdx="2" presStyleCnt="12"/>
      <dgm:spPr/>
    </dgm:pt>
    <dgm:pt modelId="{FC15F157-B7C7-4BB4-9867-A053644033AB}" type="pres">
      <dgm:prSet presAssocID="{A7DD910E-C3EE-4960-9010-8C3393240621}" presName="hierRoot4" presStyleCnt="0"/>
      <dgm:spPr/>
    </dgm:pt>
    <dgm:pt modelId="{2B443C7C-BA5F-437D-BBAC-4790E24DD185}" type="pres">
      <dgm:prSet presAssocID="{A7DD910E-C3EE-4960-9010-8C3393240621}" presName="composite4" presStyleCnt="0"/>
      <dgm:spPr/>
    </dgm:pt>
    <dgm:pt modelId="{409F661E-B710-4932-8447-C03654CC9127}" type="pres">
      <dgm:prSet presAssocID="{A7DD910E-C3EE-4960-9010-8C3393240621}" presName="background4" presStyleLbl="node4" presStyleIdx="2" presStyleCnt="12"/>
      <dgm:spPr/>
    </dgm:pt>
    <dgm:pt modelId="{BC8E3425-019F-4544-8B81-D980F5FB3727}" type="pres">
      <dgm:prSet presAssocID="{A7DD910E-C3EE-4960-9010-8C3393240621}" presName="text4" presStyleLbl="fgAcc4" presStyleIdx="2" presStyleCnt="12">
        <dgm:presLayoutVars>
          <dgm:chPref val="3"/>
        </dgm:presLayoutVars>
      </dgm:prSet>
      <dgm:spPr/>
    </dgm:pt>
    <dgm:pt modelId="{00F8744A-D5C9-480D-AE18-13C89DF02219}" type="pres">
      <dgm:prSet presAssocID="{A7DD910E-C3EE-4960-9010-8C3393240621}" presName="hierChild5" presStyleCnt="0"/>
      <dgm:spPr/>
    </dgm:pt>
    <dgm:pt modelId="{9BAE1563-C1AF-4F51-A83C-CCAC66369539}" type="pres">
      <dgm:prSet presAssocID="{026E36E1-65BE-4418-A3F1-2E179881E31A}" presName="Name23" presStyleLbl="parChTrans1D4" presStyleIdx="3" presStyleCnt="12"/>
      <dgm:spPr/>
    </dgm:pt>
    <dgm:pt modelId="{978C1386-8B9A-4C4C-9EF3-E911E165DF5A}" type="pres">
      <dgm:prSet presAssocID="{E3E649A1-2AB1-421E-AB65-594B68AF70DF}" presName="hierRoot4" presStyleCnt="0"/>
      <dgm:spPr/>
    </dgm:pt>
    <dgm:pt modelId="{3703338D-DAF4-4AF4-B6A9-14A1A21802B8}" type="pres">
      <dgm:prSet presAssocID="{E3E649A1-2AB1-421E-AB65-594B68AF70DF}" presName="composite4" presStyleCnt="0"/>
      <dgm:spPr/>
    </dgm:pt>
    <dgm:pt modelId="{EA33AFCE-1F4F-4CBB-BA05-F9566B76BD6D}" type="pres">
      <dgm:prSet presAssocID="{E3E649A1-2AB1-421E-AB65-594B68AF70DF}" presName="background4" presStyleLbl="node4" presStyleIdx="3" presStyleCnt="12"/>
      <dgm:spPr/>
    </dgm:pt>
    <dgm:pt modelId="{CE3C136E-2A98-4E56-AFC7-465EE4BAB0AA}" type="pres">
      <dgm:prSet presAssocID="{E3E649A1-2AB1-421E-AB65-594B68AF70DF}" presName="text4" presStyleLbl="fgAcc4" presStyleIdx="3" presStyleCnt="12">
        <dgm:presLayoutVars>
          <dgm:chPref val="3"/>
        </dgm:presLayoutVars>
      </dgm:prSet>
      <dgm:spPr/>
    </dgm:pt>
    <dgm:pt modelId="{BA3C256A-05E5-48A1-B1A3-3FA4ADA6B17A}" type="pres">
      <dgm:prSet presAssocID="{E3E649A1-2AB1-421E-AB65-594B68AF70DF}" presName="hierChild5" presStyleCnt="0"/>
      <dgm:spPr/>
    </dgm:pt>
    <dgm:pt modelId="{255AF3B5-A258-4FDE-8E68-F4BB66EC74A1}" type="pres">
      <dgm:prSet presAssocID="{A8F6B6D4-717D-4293-A6A5-D3F220FCD6F9}" presName="Name10" presStyleLbl="parChTrans1D2" presStyleIdx="2" presStyleCnt="5"/>
      <dgm:spPr/>
    </dgm:pt>
    <dgm:pt modelId="{59A449EC-D399-45F8-AF4C-AF62BE453111}" type="pres">
      <dgm:prSet presAssocID="{74D3559F-7B60-4322-895C-B34E95A2D8E0}" presName="hierRoot2" presStyleCnt="0"/>
      <dgm:spPr/>
    </dgm:pt>
    <dgm:pt modelId="{295F5619-4BF9-4E59-8305-5EB4BFDC3ED6}" type="pres">
      <dgm:prSet presAssocID="{74D3559F-7B60-4322-895C-B34E95A2D8E0}" presName="composite2" presStyleCnt="0"/>
      <dgm:spPr/>
    </dgm:pt>
    <dgm:pt modelId="{FBDDCF0B-CDE1-4361-AF25-54740597A518}" type="pres">
      <dgm:prSet presAssocID="{74D3559F-7B60-4322-895C-B34E95A2D8E0}" presName="background2" presStyleLbl="node2" presStyleIdx="2" presStyleCnt="5"/>
      <dgm:spPr/>
    </dgm:pt>
    <dgm:pt modelId="{A31C1A83-5CEF-418D-824A-E658F8B1413A}" type="pres">
      <dgm:prSet presAssocID="{74D3559F-7B60-4322-895C-B34E95A2D8E0}" presName="text2" presStyleLbl="fgAcc2" presStyleIdx="2" presStyleCnt="5">
        <dgm:presLayoutVars>
          <dgm:chPref val="3"/>
        </dgm:presLayoutVars>
      </dgm:prSet>
      <dgm:spPr/>
    </dgm:pt>
    <dgm:pt modelId="{30F3116C-4E7B-4A7B-A164-174EE2818C05}" type="pres">
      <dgm:prSet presAssocID="{74D3559F-7B60-4322-895C-B34E95A2D8E0}" presName="hierChild3" presStyleCnt="0"/>
      <dgm:spPr/>
    </dgm:pt>
    <dgm:pt modelId="{B6E6EB37-018A-4F38-9BCF-6622DA681C95}" type="pres">
      <dgm:prSet presAssocID="{3BE69FF4-E240-4CE5-BE12-2B8FACF4705A}" presName="Name17" presStyleLbl="parChTrans1D3" presStyleIdx="2" presStyleCnt="5"/>
      <dgm:spPr/>
    </dgm:pt>
    <dgm:pt modelId="{8B5D8C16-0165-4CC2-8F4E-A3BCB1012272}" type="pres">
      <dgm:prSet presAssocID="{F6DDE220-5B07-44CD-8FBE-BA76E7847CDE}" presName="hierRoot3" presStyleCnt="0"/>
      <dgm:spPr/>
    </dgm:pt>
    <dgm:pt modelId="{152A97C6-777B-4A3C-A762-BF44E3815840}" type="pres">
      <dgm:prSet presAssocID="{F6DDE220-5B07-44CD-8FBE-BA76E7847CDE}" presName="composite3" presStyleCnt="0"/>
      <dgm:spPr/>
    </dgm:pt>
    <dgm:pt modelId="{5778103A-A71C-4600-AD66-5EA5654D5911}" type="pres">
      <dgm:prSet presAssocID="{F6DDE220-5B07-44CD-8FBE-BA76E7847CDE}" presName="background3" presStyleLbl="node3" presStyleIdx="2" presStyleCnt="5"/>
      <dgm:spPr/>
    </dgm:pt>
    <dgm:pt modelId="{12FF503C-61E5-40C3-A8BF-C8F1C5008E5D}" type="pres">
      <dgm:prSet presAssocID="{F6DDE220-5B07-44CD-8FBE-BA76E7847CDE}" presName="text3" presStyleLbl="fgAcc3" presStyleIdx="2" presStyleCnt="5">
        <dgm:presLayoutVars>
          <dgm:chPref val="3"/>
        </dgm:presLayoutVars>
      </dgm:prSet>
      <dgm:spPr/>
    </dgm:pt>
    <dgm:pt modelId="{33164022-D5F6-47AF-B4E2-479E6194AAFE}" type="pres">
      <dgm:prSet presAssocID="{F6DDE220-5B07-44CD-8FBE-BA76E7847CDE}" presName="hierChild4" presStyleCnt="0"/>
      <dgm:spPr/>
    </dgm:pt>
    <dgm:pt modelId="{6C0ADF10-A942-415E-BFB6-96F9B8441A25}" type="pres">
      <dgm:prSet presAssocID="{07DBCC66-8865-4A75-B6EC-9A57FB466789}" presName="Name23" presStyleLbl="parChTrans1D4" presStyleIdx="4" presStyleCnt="12"/>
      <dgm:spPr/>
    </dgm:pt>
    <dgm:pt modelId="{C44CC958-B526-47C8-AED8-206957223CF4}" type="pres">
      <dgm:prSet presAssocID="{3B000739-C868-4A61-9D71-536BD051ACEF}" presName="hierRoot4" presStyleCnt="0"/>
      <dgm:spPr/>
    </dgm:pt>
    <dgm:pt modelId="{7DD60751-42E8-46CB-8309-2E199FFAB3FA}" type="pres">
      <dgm:prSet presAssocID="{3B000739-C868-4A61-9D71-536BD051ACEF}" presName="composite4" presStyleCnt="0"/>
      <dgm:spPr/>
    </dgm:pt>
    <dgm:pt modelId="{F4E0245A-9E33-4E97-A08C-2262823EBE8B}" type="pres">
      <dgm:prSet presAssocID="{3B000739-C868-4A61-9D71-536BD051ACEF}" presName="background4" presStyleLbl="node4" presStyleIdx="4" presStyleCnt="12"/>
      <dgm:spPr/>
    </dgm:pt>
    <dgm:pt modelId="{6B760A8B-B72A-40CA-A6CA-5BB9ECC0CB59}" type="pres">
      <dgm:prSet presAssocID="{3B000739-C868-4A61-9D71-536BD051ACEF}" presName="text4" presStyleLbl="fgAcc4" presStyleIdx="4" presStyleCnt="12">
        <dgm:presLayoutVars>
          <dgm:chPref val="3"/>
        </dgm:presLayoutVars>
      </dgm:prSet>
      <dgm:spPr/>
    </dgm:pt>
    <dgm:pt modelId="{4DB2978D-668E-4EEF-839F-570CAD96B266}" type="pres">
      <dgm:prSet presAssocID="{3B000739-C868-4A61-9D71-536BD051ACEF}" presName="hierChild5" presStyleCnt="0"/>
      <dgm:spPr/>
    </dgm:pt>
    <dgm:pt modelId="{15E84994-7FAF-4A67-8FFA-C0BBBB3F9DF2}" type="pres">
      <dgm:prSet presAssocID="{5B9A2B36-29F4-43B1-BD2A-822F80904F81}" presName="Name23" presStyleLbl="parChTrans1D4" presStyleIdx="5" presStyleCnt="12"/>
      <dgm:spPr/>
    </dgm:pt>
    <dgm:pt modelId="{F3AD026E-F575-493B-A386-91802811C30E}" type="pres">
      <dgm:prSet presAssocID="{D021B6DF-0809-4CF0-824F-694322EA74D1}" presName="hierRoot4" presStyleCnt="0"/>
      <dgm:spPr/>
    </dgm:pt>
    <dgm:pt modelId="{EC01FDB0-A4B5-4CE1-8DEF-F9B5A6E635F1}" type="pres">
      <dgm:prSet presAssocID="{D021B6DF-0809-4CF0-824F-694322EA74D1}" presName="composite4" presStyleCnt="0"/>
      <dgm:spPr/>
    </dgm:pt>
    <dgm:pt modelId="{2424EACA-75E1-4E1F-BC19-BA7F41EA28E6}" type="pres">
      <dgm:prSet presAssocID="{D021B6DF-0809-4CF0-824F-694322EA74D1}" presName="background4" presStyleLbl="node4" presStyleIdx="5" presStyleCnt="12"/>
      <dgm:spPr/>
    </dgm:pt>
    <dgm:pt modelId="{0FADF59E-8FA0-4BCF-BA51-341A77172120}" type="pres">
      <dgm:prSet presAssocID="{D021B6DF-0809-4CF0-824F-694322EA74D1}" presName="text4" presStyleLbl="fgAcc4" presStyleIdx="5" presStyleCnt="12">
        <dgm:presLayoutVars>
          <dgm:chPref val="3"/>
        </dgm:presLayoutVars>
      </dgm:prSet>
      <dgm:spPr/>
    </dgm:pt>
    <dgm:pt modelId="{016C19A7-7E71-4189-A4AB-3D431E6E15BF}" type="pres">
      <dgm:prSet presAssocID="{D021B6DF-0809-4CF0-824F-694322EA74D1}" presName="hierChild5" presStyleCnt="0"/>
      <dgm:spPr/>
    </dgm:pt>
    <dgm:pt modelId="{CEB943A3-DD2F-4941-81BF-1F8F456F4086}" type="pres">
      <dgm:prSet presAssocID="{954F5B1E-927F-48B1-AAD8-E10FFD3D05A0}" presName="Name23" presStyleLbl="parChTrans1D4" presStyleIdx="6" presStyleCnt="12"/>
      <dgm:spPr/>
    </dgm:pt>
    <dgm:pt modelId="{4B89AEA6-FF8E-491E-82B7-FD461328C42A}" type="pres">
      <dgm:prSet presAssocID="{C0850CB7-D38F-400D-9D44-2EFB2AF32947}" presName="hierRoot4" presStyleCnt="0"/>
      <dgm:spPr/>
    </dgm:pt>
    <dgm:pt modelId="{2CC80BB3-4B20-4BE8-AD9E-9D7D2BA2B08A}" type="pres">
      <dgm:prSet presAssocID="{C0850CB7-D38F-400D-9D44-2EFB2AF32947}" presName="composite4" presStyleCnt="0"/>
      <dgm:spPr/>
    </dgm:pt>
    <dgm:pt modelId="{3CBFCD84-2267-4645-B31B-91FAFCFBC835}" type="pres">
      <dgm:prSet presAssocID="{C0850CB7-D38F-400D-9D44-2EFB2AF32947}" presName="background4" presStyleLbl="node4" presStyleIdx="6" presStyleCnt="12"/>
      <dgm:spPr/>
    </dgm:pt>
    <dgm:pt modelId="{334E716F-3BA2-4971-A6A6-540350CC6661}" type="pres">
      <dgm:prSet presAssocID="{C0850CB7-D38F-400D-9D44-2EFB2AF32947}" presName="text4" presStyleLbl="fgAcc4" presStyleIdx="6" presStyleCnt="12">
        <dgm:presLayoutVars>
          <dgm:chPref val="3"/>
        </dgm:presLayoutVars>
      </dgm:prSet>
      <dgm:spPr/>
    </dgm:pt>
    <dgm:pt modelId="{48B6844D-580E-49F5-92E5-EAD4257E0200}" type="pres">
      <dgm:prSet presAssocID="{C0850CB7-D38F-400D-9D44-2EFB2AF32947}" presName="hierChild5" presStyleCnt="0"/>
      <dgm:spPr/>
    </dgm:pt>
    <dgm:pt modelId="{F31258E3-D47A-4F8A-8E20-AB6964D2F890}" type="pres">
      <dgm:prSet presAssocID="{792662B8-CE0C-4918-B171-957472F5C26B}" presName="Name23" presStyleLbl="parChTrans1D4" presStyleIdx="7" presStyleCnt="12"/>
      <dgm:spPr/>
    </dgm:pt>
    <dgm:pt modelId="{FDFAF2AF-EE9D-48FC-BE64-77135520CBD5}" type="pres">
      <dgm:prSet presAssocID="{124D5C9E-61C5-4871-8768-BDABCE46596F}" presName="hierRoot4" presStyleCnt="0"/>
      <dgm:spPr/>
    </dgm:pt>
    <dgm:pt modelId="{E3AF9A26-A021-4C45-B321-62A3596869D9}" type="pres">
      <dgm:prSet presAssocID="{124D5C9E-61C5-4871-8768-BDABCE46596F}" presName="composite4" presStyleCnt="0"/>
      <dgm:spPr/>
    </dgm:pt>
    <dgm:pt modelId="{08F8BA13-0FEB-463F-B104-35E6800CAE7E}" type="pres">
      <dgm:prSet presAssocID="{124D5C9E-61C5-4871-8768-BDABCE46596F}" presName="background4" presStyleLbl="node4" presStyleIdx="7" presStyleCnt="12"/>
      <dgm:spPr/>
    </dgm:pt>
    <dgm:pt modelId="{5096857E-9486-414B-B4A0-5D38DE405BC2}" type="pres">
      <dgm:prSet presAssocID="{124D5C9E-61C5-4871-8768-BDABCE46596F}" presName="text4" presStyleLbl="fgAcc4" presStyleIdx="7" presStyleCnt="12">
        <dgm:presLayoutVars>
          <dgm:chPref val="3"/>
        </dgm:presLayoutVars>
      </dgm:prSet>
      <dgm:spPr/>
    </dgm:pt>
    <dgm:pt modelId="{D861BFBD-D199-42FC-BC60-BFB65BB24407}" type="pres">
      <dgm:prSet presAssocID="{124D5C9E-61C5-4871-8768-BDABCE46596F}" presName="hierChild5" presStyleCnt="0"/>
      <dgm:spPr/>
    </dgm:pt>
    <dgm:pt modelId="{CF06A3C6-F266-43DE-9BC1-D6E56B58126E}" type="pres">
      <dgm:prSet presAssocID="{5C25800C-0862-457B-9093-15A655EF7585}" presName="Name10" presStyleLbl="parChTrans1D2" presStyleIdx="3" presStyleCnt="5"/>
      <dgm:spPr/>
    </dgm:pt>
    <dgm:pt modelId="{94BD7B97-5470-4C87-8E48-B96846B2B2F0}" type="pres">
      <dgm:prSet presAssocID="{68AC7E55-E7FF-4D4E-9673-C99D77CE3E14}" presName="hierRoot2" presStyleCnt="0"/>
      <dgm:spPr/>
    </dgm:pt>
    <dgm:pt modelId="{0195EE64-4C40-4A4B-88DA-26F327B1AC2D}" type="pres">
      <dgm:prSet presAssocID="{68AC7E55-E7FF-4D4E-9673-C99D77CE3E14}" presName="composite2" presStyleCnt="0"/>
      <dgm:spPr/>
    </dgm:pt>
    <dgm:pt modelId="{E7F11D0C-842B-4BF1-9CB7-A1718B803E08}" type="pres">
      <dgm:prSet presAssocID="{68AC7E55-E7FF-4D4E-9673-C99D77CE3E14}" presName="background2" presStyleLbl="node2" presStyleIdx="3" presStyleCnt="5"/>
      <dgm:spPr/>
    </dgm:pt>
    <dgm:pt modelId="{3E3000B1-574D-4E7E-9A5C-6CF2AC828DE4}" type="pres">
      <dgm:prSet presAssocID="{68AC7E55-E7FF-4D4E-9673-C99D77CE3E14}" presName="text2" presStyleLbl="fgAcc2" presStyleIdx="3" presStyleCnt="5">
        <dgm:presLayoutVars>
          <dgm:chPref val="3"/>
        </dgm:presLayoutVars>
      </dgm:prSet>
      <dgm:spPr/>
    </dgm:pt>
    <dgm:pt modelId="{CA2CE914-5337-4F93-8676-87D6E7BBC94D}" type="pres">
      <dgm:prSet presAssocID="{68AC7E55-E7FF-4D4E-9673-C99D77CE3E14}" presName="hierChild3" presStyleCnt="0"/>
      <dgm:spPr/>
    </dgm:pt>
    <dgm:pt modelId="{B2401A2F-CD3F-4885-B8F9-03F6FDEFEBCE}" type="pres">
      <dgm:prSet presAssocID="{16C58F24-6E41-4CF7-81B7-1AC42F5570E4}" presName="Name17" presStyleLbl="parChTrans1D3" presStyleIdx="3" presStyleCnt="5"/>
      <dgm:spPr/>
    </dgm:pt>
    <dgm:pt modelId="{1B34FA43-C508-4086-97FF-A5F759EF91D7}" type="pres">
      <dgm:prSet presAssocID="{24EB9A97-1C70-43CF-89EE-4E25C2C1870C}" presName="hierRoot3" presStyleCnt="0"/>
      <dgm:spPr/>
    </dgm:pt>
    <dgm:pt modelId="{DB9F9565-4C91-43E7-BECB-21CC18FA7EB8}" type="pres">
      <dgm:prSet presAssocID="{24EB9A97-1C70-43CF-89EE-4E25C2C1870C}" presName="composite3" presStyleCnt="0"/>
      <dgm:spPr/>
    </dgm:pt>
    <dgm:pt modelId="{97C82599-F291-4F92-B6EE-A90AA8139EA5}" type="pres">
      <dgm:prSet presAssocID="{24EB9A97-1C70-43CF-89EE-4E25C2C1870C}" presName="background3" presStyleLbl="node3" presStyleIdx="3" presStyleCnt="5"/>
      <dgm:spPr/>
    </dgm:pt>
    <dgm:pt modelId="{A1446BC5-2ED4-4870-B260-C0EC0867CB28}" type="pres">
      <dgm:prSet presAssocID="{24EB9A97-1C70-43CF-89EE-4E25C2C1870C}" presName="text3" presStyleLbl="fgAcc3" presStyleIdx="3" presStyleCnt="5">
        <dgm:presLayoutVars>
          <dgm:chPref val="3"/>
        </dgm:presLayoutVars>
      </dgm:prSet>
      <dgm:spPr/>
    </dgm:pt>
    <dgm:pt modelId="{55500F56-2122-4264-8260-1A836E494CE5}" type="pres">
      <dgm:prSet presAssocID="{24EB9A97-1C70-43CF-89EE-4E25C2C1870C}" presName="hierChild4" presStyleCnt="0"/>
      <dgm:spPr/>
    </dgm:pt>
    <dgm:pt modelId="{8E799AC5-ECA9-4217-8824-EF5B6B838FAE}" type="pres">
      <dgm:prSet presAssocID="{8EA031B4-946F-40EC-BD0A-43C698AF2E29}" presName="Name23" presStyleLbl="parChTrans1D4" presStyleIdx="8" presStyleCnt="12"/>
      <dgm:spPr/>
    </dgm:pt>
    <dgm:pt modelId="{8CCB3E59-F8ED-422C-AC45-6EEF55773E9C}" type="pres">
      <dgm:prSet presAssocID="{4F5F9C77-23D8-47F0-8CB8-3B0EF7717DD6}" presName="hierRoot4" presStyleCnt="0"/>
      <dgm:spPr/>
    </dgm:pt>
    <dgm:pt modelId="{80B7BEBF-06C2-4BA4-B823-F0DAD978D24D}" type="pres">
      <dgm:prSet presAssocID="{4F5F9C77-23D8-47F0-8CB8-3B0EF7717DD6}" presName="composite4" presStyleCnt="0"/>
      <dgm:spPr/>
    </dgm:pt>
    <dgm:pt modelId="{DC659F96-B09C-48F6-9DB4-73A9BA842BA7}" type="pres">
      <dgm:prSet presAssocID="{4F5F9C77-23D8-47F0-8CB8-3B0EF7717DD6}" presName="background4" presStyleLbl="node4" presStyleIdx="8" presStyleCnt="12"/>
      <dgm:spPr/>
    </dgm:pt>
    <dgm:pt modelId="{4D506E4F-4471-4F79-A544-53B2272EEBE4}" type="pres">
      <dgm:prSet presAssocID="{4F5F9C77-23D8-47F0-8CB8-3B0EF7717DD6}" presName="text4" presStyleLbl="fgAcc4" presStyleIdx="8" presStyleCnt="12">
        <dgm:presLayoutVars>
          <dgm:chPref val="3"/>
        </dgm:presLayoutVars>
      </dgm:prSet>
      <dgm:spPr/>
    </dgm:pt>
    <dgm:pt modelId="{DE489FDF-57B9-42BA-BB6C-2289A2B83DAD}" type="pres">
      <dgm:prSet presAssocID="{4F5F9C77-23D8-47F0-8CB8-3B0EF7717DD6}" presName="hierChild5" presStyleCnt="0"/>
      <dgm:spPr/>
    </dgm:pt>
    <dgm:pt modelId="{5A922DD0-4850-4860-A5E4-E7CBD5E18315}" type="pres">
      <dgm:prSet presAssocID="{76F86DC5-B76F-4FE9-8201-7F45F16E43BE}" presName="Name23" presStyleLbl="parChTrans1D4" presStyleIdx="9" presStyleCnt="12"/>
      <dgm:spPr/>
    </dgm:pt>
    <dgm:pt modelId="{7BD36D01-5A5F-4825-A65B-BE73DC7FDD02}" type="pres">
      <dgm:prSet presAssocID="{1BF08BE7-A3B7-46C6-8C4A-8E62A3AF6740}" presName="hierRoot4" presStyleCnt="0"/>
      <dgm:spPr/>
    </dgm:pt>
    <dgm:pt modelId="{DB8AB658-BEB9-4DCD-9593-8671CE4A7E07}" type="pres">
      <dgm:prSet presAssocID="{1BF08BE7-A3B7-46C6-8C4A-8E62A3AF6740}" presName="composite4" presStyleCnt="0"/>
      <dgm:spPr/>
    </dgm:pt>
    <dgm:pt modelId="{7339C858-47DC-4782-A462-7103A0C35E2A}" type="pres">
      <dgm:prSet presAssocID="{1BF08BE7-A3B7-46C6-8C4A-8E62A3AF6740}" presName="background4" presStyleLbl="node4" presStyleIdx="9" presStyleCnt="12"/>
      <dgm:spPr/>
    </dgm:pt>
    <dgm:pt modelId="{2D0A73DE-09E7-44B3-A3B5-3E32194E3704}" type="pres">
      <dgm:prSet presAssocID="{1BF08BE7-A3B7-46C6-8C4A-8E62A3AF6740}" presName="text4" presStyleLbl="fgAcc4" presStyleIdx="9" presStyleCnt="12">
        <dgm:presLayoutVars>
          <dgm:chPref val="3"/>
        </dgm:presLayoutVars>
      </dgm:prSet>
      <dgm:spPr/>
    </dgm:pt>
    <dgm:pt modelId="{4D1C7F08-8FF8-4D5C-84BC-5232D9850EE4}" type="pres">
      <dgm:prSet presAssocID="{1BF08BE7-A3B7-46C6-8C4A-8E62A3AF6740}" presName="hierChild5" presStyleCnt="0"/>
      <dgm:spPr/>
    </dgm:pt>
    <dgm:pt modelId="{973D3134-351C-4CBE-99B5-B636A2E870F7}" type="pres">
      <dgm:prSet presAssocID="{1005DDF0-082A-48C8-A5AE-943F8457B35C}" presName="Name23" presStyleLbl="parChTrans1D4" presStyleIdx="10" presStyleCnt="12"/>
      <dgm:spPr/>
    </dgm:pt>
    <dgm:pt modelId="{91C28613-1AEF-4DA7-865A-3AA771ECBE9F}" type="pres">
      <dgm:prSet presAssocID="{697D4BA9-DBD8-4A0F-AF11-6E1691869007}" presName="hierRoot4" presStyleCnt="0"/>
      <dgm:spPr/>
    </dgm:pt>
    <dgm:pt modelId="{CF76B323-420A-4BB7-8A12-E26524626DD5}" type="pres">
      <dgm:prSet presAssocID="{697D4BA9-DBD8-4A0F-AF11-6E1691869007}" presName="composite4" presStyleCnt="0"/>
      <dgm:spPr/>
    </dgm:pt>
    <dgm:pt modelId="{8B985E89-57AC-4E08-B0B4-875C8FA1CC52}" type="pres">
      <dgm:prSet presAssocID="{697D4BA9-DBD8-4A0F-AF11-6E1691869007}" presName="background4" presStyleLbl="node4" presStyleIdx="10" presStyleCnt="12"/>
      <dgm:spPr/>
    </dgm:pt>
    <dgm:pt modelId="{EF5B3773-740E-48F1-9104-DD77DFFE26F8}" type="pres">
      <dgm:prSet presAssocID="{697D4BA9-DBD8-4A0F-AF11-6E1691869007}" presName="text4" presStyleLbl="fgAcc4" presStyleIdx="10" presStyleCnt="12">
        <dgm:presLayoutVars>
          <dgm:chPref val="3"/>
        </dgm:presLayoutVars>
      </dgm:prSet>
      <dgm:spPr/>
    </dgm:pt>
    <dgm:pt modelId="{3D3375BF-0B2C-49D5-B995-969E051B1D1A}" type="pres">
      <dgm:prSet presAssocID="{697D4BA9-DBD8-4A0F-AF11-6E1691869007}" presName="hierChild5" presStyleCnt="0"/>
      <dgm:spPr/>
    </dgm:pt>
    <dgm:pt modelId="{DBCA24FE-B4F5-4816-AF2B-B7CBC7D4509F}" type="pres">
      <dgm:prSet presAssocID="{B66031B6-DFE3-4B1B-A13D-3AB15F4E07C5}" presName="Name23" presStyleLbl="parChTrans1D4" presStyleIdx="11" presStyleCnt="12"/>
      <dgm:spPr/>
    </dgm:pt>
    <dgm:pt modelId="{6CF32E73-0C6E-4791-91EC-76F165F997F2}" type="pres">
      <dgm:prSet presAssocID="{E00CA109-4C74-4BAF-A9CE-C8F2CB3B696E}" presName="hierRoot4" presStyleCnt="0"/>
      <dgm:spPr/>
    </dgm:pt>
    <dgm:pt modelId="{116CC7EE-1836-4102-A62B-0BBA218F5F1F}" type="pres">
      <dgm:prSet presAssocID="{E00CA109-4C74-4BAF-A9CE-C8F2CB3B696E}" presName="composite4" presStyleCnt="0"/>
      <dgm:spPr/>
    </dgm:pt>
    <dgm:pt modelId="{9F6E72FE-D9FD-45E7-A399-4EB4D7155FE6}" type="pres">
      <dgm:prSet presAssocID="{E00CA109-4C74-4BAF-A9CE-C8F2CB3B696E}" presName="background4" presStyleLbl="node4" presStyleIdx="11" presStyleCnt="12"/>
      <dgm:spPr/>
    </dgm:pt>
    <dgm:pt modelId="{57A4D306-8A19-4D40-AB21-85666011B353}" type="pres">
      <dgm:prSet presAssocID="{E00CA109-4C74-4BAF-A9CE-C8F2CB3B696E}" presName="text4" presStyleLbl="fgAcc4" presStyleIdx="11" presStyleCnt="12">
        <dgm:presLayoutVars>
          <dgm:chPref val="3"/>
        </dgm:presLayoutVars>
      </dgm:prSet>
      <dgm:spPr/>
    </dgm:pt>
    <dgm:pt modelId="{5B8397FF-0616-4261-ADAB-F6CA188D2B59}" type="pres">
      <dgm:prSet presAssocID="{E00CA109-4C74-4BAF-A9CE-C8F2CB3B696E}" presName="hierChild5" presStyleCnt="0"/>
      <dgm:spPr/>
    </dgm:pt>
    <dgm:pt modelId="{029FA9A6-2273-48CA-BE34-77416431C78F}" type="pres">
      <dgm:prSet presAssocID="{41964D66-22D7-4C0A-9ADC-A53AA66BBCD1}" presName="Name10" presStyleLbl="parChTrans1D2" presStyleIdx="4" presStyleCnt="5"/>
      <dgm:spPr/>
    </dgm:pt>
    <dgm:pt modelId="{B15211A9-1833-4B68-BB02-D6FC479E7FA5}" type="pres">
      <dgm:prSet presAssocID="{B1A887EC-BB5B-4D82-A5FF-63345FFB76AE}" presName="hierRoot2" presStyleCnt="0"/>
      <dgm:spPr/>
    </dgm:pt>
    <dgm:pt modelId="{FEDC09C5-E39D-436E-85A6-5CBB8E4E6B71}" type="pres">
      <dgm:prSet presAssocID="{B1A887EC-BB5B-4D82-A5FF-63345FFB76AE}" presName="composite2" presStyleCnt="0"/>
      <dgm:spPr/>
    </dgm:pt>
    <dgm:pt modelId="{60D03E53-211F-4B41-ACC4-896CF336DD2F}" type="pres">
      <dgm:prSet presAssocID="{B1A887EC-BB5B-4D82-A5FF-63345FFB76AE}" presName="background2" presStyleLbl="node2" presStyleIdx="4" presStyleCnt="5"/>
      <dgm:spPr/>
    </dgm:pt>
    <dgm:pt modelId="{E9E41C80-9264-4E16-90CC-736B6C132061}" type="pres">
      <dgm:prSet presAssocID="{B1A887EC-BB5B-4D82-A5FF-63345FFB76AE}" presName="text2" presStyleLbl="fgAcc2" presStyleIdx="4" presStyleCnt="5">
        <dgm:presLayoutVars>
          <dgm:chPref val="3"/>
        </dgm:presLayoutVars>
      </dgm:prSet>
      <dgm:spPr/>
    </dgm:pt>
    <dgm:pt modelId="{876B74F5-4C8C-4AEF-85DD-0ABAD2056354}" type="pres">
      <dgm:prSet presAssocID="{B1A887EC-BB5B-4D82-A5FF-63345FFB76AE}" presName="hierChild3" presStyleCnt="0"/>
      <dgm:spPr/>
    </dgm:pt>
    <dgm:pt modelId="{13F8FDEB-BE3C-4DEA-A158-638D2A2B3F1B}" type="pres">
      <dgm:prSet presAssocID="{4F044C65-37EC-42D1-BE3B-D1F924C9966B}" presName="Name17" presStyleLbl="parChTrans1D3" presStyleIdx="4" presStyleCnt="5"/>
      <dgm:spPr/>
    </dgm:pt>
    <dgm:pt modelId="{C07B7567-CD65-45CF-A782-0AC636E76C88}" type="pres">
      <dgm:prSet presAssocID="{87263943-7729-48CA-A1F1-214156C6A07C}" presName="hierRoot3" presStyleCnt="0"/>
      <dgm:spPr/>
    </dgm:pt>
    <dgm:pt modelId="{BB1CC591-C2A7-476D-8899-489575A07065}" type="pres">
      <dgm:prSet presAssocID="{87263943-7729-48CA-A1F1-214156C6A07C}" presName="composite3" presStyleCnt="0"/>
      <dgm:spPr/>
    </dgm:pt>
    <dgm:pt modelId="{5BF26971-CF85-4D8B-84E5-FA04C894E479}" type="pres">
      <dgm:prSet presAssocID="{87263943-7729-48CA-A1F1-214156C6A07C}" presName="background3" presStyleLbl="node3" presStyleIdx="4" presStyleCnt="5"/>
      <dgm:spPr/>
    </dgm:pt>
    <dgm:pt modelId="{E45546C2-908F-4C2E-A527-7465338ED3D7}" type="pres">
      <dgm:prSet presAssocID="{87263943-7729-48CA-A1F1-214156C6A07C}" presName="text3" presStyleLbl="fgAcc3" presStyleIdx="4" presStyleCnt="5">
        <dgm:presLayoutVars>
          <dgm:chPref val="3"/>
        </dgm:presLayoutVars>
      </dgm:prSet>
      <dgm:spPr/>
    </dgm:pt>
    <dgm:pt modelId="{8895735E-CCDF-4704-BA2C-7B66C8279C1F}" type="pres">
      <dgm:prSet presAssocID="{87263943-7729-48CA-A1F1-214156C6A07C}" presName="hierChild4" presStyleCnt="0"/>
      <dgm:spPr/>
    </dgm:pt>
  </dgm:ptLst>
  <dgm:cxnLst>
    <dgm:cxn modelId="{E027664C-6215-4AE3-8391-B5120A4613C4}" type="presOf" srcId="{E3E649A1-2AB1-421E-AB65-594B68AF70DF}" destId="{CE3C136E-2A98-4E56-AFC7-465EE4BAB0AA}" srcOrd="0" destOrd="0" presId="urn:microsoft.com/office/officeart/2005/8/layout/hierarchy1"/>
    <dgm:cxn modelId="{DB359501-99DF-4F7E-ABC5-20D12184A04E}" type="presOf" srcId="{4F5F9C77-23D8-47F0-8CB8-3B0EF7717DD6}" destId="{4D506E4F-4471-4F79-A544-53B2272EEBE4}" srcOrd="0" destOrd="0" presId="urn:microsoft.com/office/officeart/2005/8/layout/hierarchy1"/>
    <dgm:cxn modelId="{3A88F822-C4E3-4954-9C20-5DC28CFF3518}" srcId="{83A8E9CA-1DCE-4D1F-A095-62E7764AA54C}" destId="{68AC7E55-E7FF-4D4E-9673-C99D77CE3E14}" srcOrd="3" destOrd="0" parTransId="{5C25800C-0862-457B-9093-15A655EF7585}" sibTransId="{1DCC81B1-8398-4869-B374-37E029183306}"/>
    <dgm:cxn modelId="{4DF1DDDD-EA2C-4AB8-A169-FCE58E3D2981}" type="presOf" srcId="{792662B8-CE0C-4918-B171-957472F5C26B}" destId="{F31258E3-D47A-4F8A-8E20-AB6964D2F890}" srcOrd="0" destOrd="0" presId="urn:microsoft.com/office/officeart/2005/8/layout/hierarchy1"/>
    <dgm:cxn modelId="{51E479BA-A281-4078-99C5-348A3D269FA2}" type="presOf" srcId="{697D4BA9-DBD8-4A0F-AF11-6E1691869007}" destId="{EF5B3773-740E-48F1-9104-DD77DFFE26F8}" srcOrd="0" destOrd="0" presId="urn:microsoft.com/office/officeart/2005/8/layout/hierarchy1"/>
    <dgm:cxn modelId="{42504CDD-5555-43E1-80E4-FF0B46013857}" type="presOf" srcId="{76F86DC5-B76F-4FE9-8201-7F45F16E43BE}" destId="{5A922DD0-4850-4860-A5E4-E7CBD5E18315}" srcOrd="0" destOrd="0" presId="urn:microsoft.com/office/officeart/2005/8/layout/hierarchy1"/>
    <dgm:cxn modelId="{1D3252C7-84A9-44AD-8D0A-4032CAFCC66B}" srcId="{3B000739-C868-4A61-9D71-536BD051ACEF}" destId="{D021B6DF-0809-4CF0-824F-694322EA74D1}" srcOrd="0" destOrd="0" parTransId="{5B9A2B36-29F4-43B1-BD2A-822F80904F81}" sibTransId="{27AC0986-0A7C-4B5A-8CB2-3C63F21CCB9D}"/>
    <dgm:cxn modelId="{49021512-BAE6-43A9-B23E-4CEB80304E47}" type="presOf" srcId="{026E36E1-65BE-4418-A3F1-2E179881E31A}" destId="{9BAE1563-C1AF-4F51-A83C-CCAC66369539}" srcOrd="0" destOrd="0" presId="urn:microsoft.com/office/officeart/2005/8/layout/hierarchy1"/>
    <dgm:cxn modelId="{606E0DEC-62A3-4D19-A5D6-4FABA6CBCC0D}" type="presOf" srcId="{5B9A2B36-29F4-43B1-BD2A-822F80904F81}" destId="{15E84994-7FAF-4A67-8FFA-C0BBBB3F9DF2}" srcOrd="0" destOrd="0" presId="urn:microsoft.com/office/officeart/2005/8/layout/hierarchy1"/>
    <dgm:cxn modelId="{A42F7D24-24EE-4FCA-8BA3-29DEBAD70F65}" type="presOf" srcId="{CB40E7A5-0DDE-4A98-89DD-598699F030C0}" destId="{78E102E9-DF48-489D-813E-A7BFA880A262}" srcOrd="0" destOrd="0" presId="urn:microsoft.com/office/officeart/2005/8/layout/hierarchy1"/>
    <dgm:cxn modelId="{F28B12E8-252B-46B2-A676-128C77C4B143}" type="presOf" srcId="{FA952C75-98B0-421B-9A83-91FC75150659}" destId="{7F96A375-6951-41F5-9C32-14B3B4B3ADFF}" srcOrd="0" destOrd="0" presId="urn:microsoft.com/office/officeart/2005/8/layout/hierarchy1"/>
    <dgm:cxn modelId="{5CD80EA4-D9B4-422B-9722-92DBA93AC061}" type="presOf" srcId="{124D5C9E-61C5-4871-8768-BDABCE46596F}" destId="{5096857E-9486-414B-B4A0-5D38DE405BC2}" srcOrd="0" destOrd="0" presId="urn:microsoft.com/office/officeart/2005/8/layout/hierarchy1"/>
    <dgm:cxn modelId="{FD114F97-32A6-42E5-ABBA-DB1585EBA94D}" type="presOf" srcId="{954F5B1E-927F-48B1-AAD8-E10FFD3D05A0}" destId="{CEB943A3-DD2F-4941-81BF-1F8F456F4086}" srcOrd="0" destOrd="0" presId="urn:microsoft.com/office/officeart/2005/8/layout/hierarchy1"/>
    <dgm:cxn modelId="{E0ACBD08-8C94-4B20-BF4C-9BB09FD0187B}" type="presOf" srcId="{07DBCC66-8865-4A75-B6EC-9A57FB466789}" destId="{6C0ADF10-A942-415E-BFB6-96F9B8441A25}" srcOrd="0" destOrd="0" presId="urn:microsoft.com/office/officeart/2005/8/layout/hierarchy1"/>
    <dgm:cxn modelId="{B6ED4242-3530-48AF-80B0-A8EC906FF8C0}" type="presOf" srcId="{16C58F24-6E41-4CF7-81B7-1AC42F5570E4}" destId="{B2401A2F-CD3F-4885-B8F9-03F6FDEFEBCE}" srcOrd="0" destOrd="0" presId="urn:microsoft.com/office/officeart/2005/8/layout/hierarchy1"/>
    <dgm:cxn modelId="{30BAAE95-4066-435E-A658-26A293DA401C}" type="presOf" srcId="{83A8E9CA-1DCE-4D1F-A095-62E7764AA54C}" destId="{6578EEB0-5AD0-45F0-997E-C69B1633A5D8}" srcOrd="0" destOrd="0" presId="urn:microsoft.com/office/officeart/2005/8/layout/hierarchy1"/>
    <dgm:cxn modelId="{0D9B99B3-CBEA-4887-8A3D-52B42B8A87DC}" srcId="{83A8E9CA-1DCE-4D1F-A095-62E7764AA54C}" destId="{F4A9FAC0-7948-4644-B007-A805884C53CD}" srcOrd="0" destOrd="0" parTransId="{5B76668D-1474-4094-B607-AEE7AA0744C8}" sibTransId="{5D2D00CF-425C-412D-8009-1979DDE7A5A5}"/>
    <dgm:cxn modelId="{77446308-ACB2-4498-B850-7D9EA8F45543}" type="presOf" srcId="{2435B7C2-816E-491F-8FE8-21179D819F64}" destId="{7BCF67F2-27A9-49C6-9F5B-630D4E145260}" srcOrd="0" destOrd="0" presId="urn:microsoft.com/office/officeart/2005/8/layout/hierarchy1"/>
    <dgm:cxn modelId="{DD933D78-4029-4212-BDFA-CE0B94EA354A}" srcId="{68AC7E55-E7FF-4D4E-9673-C99D77CE3E14}" destId="{24EB9A97-1C70-43CF-89EE-4E25C2C1870C}" srcOrd="0" destOrd="0" parTransId="{16C58F24-6E41-4CF7-81B7-1AC42F5570E4}" sibTransId="{7C5606EC-732D-4442-9143-90B942FFB958}"/>
    <dgm:cxn modelId="{E69E9E20-1110-4EA0-AF73-CEA3BDCDD4BD}" type="presOf" srcId="{B66031B6-DFE3-4B1B-A13D-3AB15F4E07C5}" destId="{DBCA24FE-B4F5-4816-AF2B-B7CBC7D4509F}" srcOrd="0" destOrd="0" presId="urn:microsoft.com/office/officeart/2005/8/layout/hierarchy1"/>
    <dgm:cxn modelId="{D12C9226-3833-49E1-A7EE-42B9062C2CB9}" srcId="{83A8E9CA-1DCE-4D1F-A095-62E7764AA54C}" destId="{74D3559F-7B60-4322-895C-B34E95A2D8E0}" srcOrd="2" destOrd="0" parTransId="{A8F6B6D4-717D-4293-A6A5-D3F220FCD6F9}" sibTransId="{7F207638-7033-48BF-81A3-A53BF05CD131}"/>
    <dgm:cxn modelId="{92099228-237B-4592-BCE4-DB14B04861C8}" type="presOf" srcId="{C0850CB7-D38F-400D-9D44-2EFB2AF32947}" destId="{334E716F-3BA2-4971-A6A6-540350CC6661}" srcOrd="0" destOrd="0" presId="urn:microsoft.com/office/officeart/2005/8/layout/hierarchy1"/>
    <dgm:cxn modelId="{1DEB1DCB-0AA9-4585-8916-BABE118DF4E8}" srcId="{83A8E9CA-1DCE-4D1F-A095-62E7764AA54C}" destId="{5E4578B4-F78B-427E-80EA-7792141CFF13}" srcOrd="1" destOrd="0" parTransId="{AB24DB34-57C3-4642-A3C4-7E99BAFBA20C}" sibTransId="{1127A67E-6E74-4660-B987-7E878EF0A25B}"/>
    <dgm:cxn modelId="{1F066165-5096-4B67-AC8C-113D999B9056}" type="presOf" srcId="{29AB4276-95DE-4ADD-B5F9-3BC649B969FD}" destId="{7D214BD6-DCC2-47AD-A511-8530123D78C3}" srcOrd="0" destOrd="0" presId="urn:microsoft.com/office/officeart/2005/8/layout/hierarchy1"/>
    <dgm:cxn modelId="{C8321C05-99D8-4127-B46F-C3C9337177B8}" type="presOf" srcId="{3BE69FF4-E240-4CE5-BE12-2B8FACF4705A}" destId="{B6E6EB37-018A-4F38-9BCF-6622DA681C95}" srcOrd="0" destOrd="0" presId="urn:microsoft.com/office/officeart/2005/8/layout/hierarchy1"/>
    <dgm:cxn modelId="{F8D6E8D6-54AB-4ADA-B0E6-78A229BAA331}" type="presOf" srcId="{41964D66-22D7-4C0A-9ADC-A53AA66BBCD1}" destId="{029FA9A6-2273-48CA-BE34-77416431C78F}" srcOrd="0" destOrd="0" presId="urn:microsoft.com/office/officeart/2005/8/layout/hierarchy1"/>
    <dgm:cxn modelId="{A78FDC26-7E8F-44B4-BCEA-ECC777B97359}" type="presOf" srcId="{AB24DB34-57C3-4642-A3C4-7E99BAFBA20C}" destId="{FDD39F73-D86E-4F2F-8375-04F941F0A4B4}" srcOrd="0" destOrd="0" presId="urn:microsoft.com/office/officeart/2005/8/layout/hierarchy1"/>
    <dgm:cxn modelId="{CCC490DD-E046-4FB8-AF79-D923DB842D65}" type="presOf" srcId="{FEB0685A-0B8A-4BF1-B48A-E29835D95FA2}" destId="{9B9C3352-AD08-44EF-B3D9-77661ECBC2BF}" srcOrd="0" destOrd="0" presId="urn:microsoft.com/office/officeart/2005/8/layout/hierarchy1"/>
    <dgm:cxn modelId="{63597A73-3FBA-4E25-8599-3954BAA1391B}" srcId="{FEB0685A-0B8A-4BF1-B48A-E29835D95FA2}" destId="{83A8E9CA-1DCE-4D1F-A095-62E7764AA54C}" srcOrd="0" destOrd="0" parTransId="{0EF65CF8-EA76-4C8A-A010-E16DC59EE033}" sibTransId="{F4C8EA3A-DB0F-45A5-80AE-63A560A135F9}"/>
    <dgm:cxn modelId="{070B6363-B884-4A22-8C81-DA7126D8D90E}" srcId="{DF4DAF2E-6345-4B3C-9E33-7078EDDDA50D}" destId="{2CEB35F0-9613-4180-82A9-8F64DBC7F9C9}" srcOrd="0" destOrd="0" parTransId="{FA952C75-98B0-421B-9A83-91FC75150659}" sibTransId="{71346430-F83A-4CDF-AF3A-4F5654A6B627}"/>
    <dgm:cxn modelId="{98756F04-22F8-4505-81C0-BF7D07D48DE4}" srcId="{83A8E9CA-1DCE-4D1F-A095-62E7764AA54C}" destId="{B1A887EC-BB5B-4D82-A5FF-63345FFB76AE}" srcOrd="4" destOrd="0" parTransId="{41964D66-22D7-4C0A-9ADC-A53AA66BBCD1}" sibTransId="{CAFFB139-7080-4EF7-A1DB-CB1E9556E58A}"/>
    <dgm:cxn modelId="{44FBD08C-A2F6-44FE-A35F-650E81E2C227}" type="presOf" srcId="{5C25800C-0862-457B-9093-15A655EF7585}" destId="{CF06A3C6-F266-43DE-9BC1-D6E56B58126E}" srcOrd="0" destOrd="0" presId="urn:microsoft.com/office/officeart/2005/8/layout/hierarchy1"/>
    <dgm:cxn modelId="{3113D8E2-74F7-4BFA-9D92-C64AF3C611AF}" type="presOf" srcId="{F6DDE220-5B07-44CD-8FBE-BA76E7847CDE}" destId="{12FF503C-61E5-40C3-A8BF-C8F1C5008E5D}" srcOrd="0" destOrd="0" presId="urn:microsoft.com/office/officeart/2005/8/layout/hierarchy1"/>
    <dgm:cxn modelId="{60D610AD-A5FE-4A3E-A674-C6C16076C327}" type="presOf" srcId="{70EA5EA3-791B-4E27-9E94-1AF52421C12A}" destId="{13A84018-20D5-4058-9051-0597308E5C08}" srcOrd="0" destOrd="0" presId="urn:microsoft.com/office/officeart/2005/8/layout/hierarchy1"/>
    <dgm:cxn modelId="{9D296D1C-DA1F-49AC-916F-3CDC1117BA68}" type="presOf" srcId="{B1A887EC-BB5B-4D82-A5FF-63345FFB76AE}" destId="{E9E41C80-9264-4E16-90CC-736B6C132061}" srcOrd="0" destOrd="0" presId="urn:microsoft.com/office/officeart/2005/8/layout/hierarchy1"/>
    <dgm:cxn modelId="{346446A8-1ECF-4CD3-8A16-B164C8D1B716}" type="presOf" srcId="{5B76668D-1474-4094-B607-AEE7AA0744C8}" destId="{9083FB8D-2341-496B-9505-AD53DDDA3D41}" srcOrd="0" destOrd="0" presId="urn:microsoft.com/office/officeart/2005/8/layout/hierarchy1"/>
    <dgm:cxn modelId="{8426C15C-73BB-4BEB-B37F-DCF1F65DB0E2}" srcId="{5E4578B4-F78B-427E-80EA-7792141CFF13}" destId="{DF4DAF2E-6345-4B3C-9E33-7078EDDDA50D}" srcOrd="0" destOrd="0" parTransId="{C38F8FE3-0690-46B4-B7E5-B9153F0D3599}" sibTransId="{91708AE9-8D13-4064-9931-8FE9095A0F42}"/>
    <dgm:cxn modelId="{0E8F9EA4-4BD3-4032-B358-3D0374968F73}" srcId="{F4A9FAC0-7948-4644-B007-A805884C53CD}" destId="{A4D24A3E-CD00-43E8-90FE-6152BD767BAD}" srcOrd="0" destOrd="0" parTransId="{CB40E7A5-0DDE-4A98-89DD-598699F030C0}" sibTransId="{179594A1-3FA5-4CA6-9A74-C1144B625EAD}"/>
    <dgm:cxn modelId="{C466DC40-DFF9-4F5B-81D6-3DF1C88747FE}" srcId="{F6DDE220-5B07-44CD-8FBE-BA76E7847CDE}" destId="{3B000739-C868-4A61-9D71-536BD051ACEF}" srcOrd="0" destOrd="0" parTransId="{07DBCC66-8865-4A75-B6EC-9A57FB466789}" sibTransId="{D44FC8B9-6DF1-48ED-A55F-BDA054929497}"/>
    <dgm:cxn modelId="{E87D8D78-FE6C-45EF-BCC5-B0EEF35D241C}" srcId="{74D3559F-7B60-4322-895C-B34E95A2D8E0}" destId="{F6DDE220-5B07-44CD-8FBE-BA76E7847CDE}" srcOrd="0" destOrd="0" parTransId="{3BE69FF4-E240-4CE5-BE12-2B8FACF4705A}" sibTransId="{E7D3ED8D-4A73-4575-A532-A130D892928D}"/>
    <dgm:cxn modelId="{11919A3D-E1D5-48E2-977E-07BBFBC36DA7}" srcId="{24EB9A97-1C70-43CF-89EE-4E25C2C1870C}" destId="{4F5F9C77-23D8-47F0-8CB8-3B0EF7717DD6}" srcOrd="0" destOrd="0" parTransId="{8EA031B4-946F-40EC-BD0A-43C698AF2E29}" sibTransId="{91425320-7700-40C4-ADE1-8E38B3C36591}"/>
    <dgm:cxn modelId="{8C52F619-AC18-4A62-8149-82EE665CBAB9}" type="presOf" srcId="{A4D24A3E-CD00-43E8-90FE-6152BD767BAD}" destId="{7D691A5A-05AE-41CA-A489-2395ACC4A900}" srcOrd="0" destOrd="0" presId="urn:microsoft.com/office/officeart/2005/8/layout/hierarchy1"/>
    <dgm:cxn modelId="{E198FA33-A0C5-4CB7-AD54-0C7EC8A179BB}" type="presOf" srcId="{3B000739-C868-4A61-9D71-536BD051ACEF}" destId="{6B760A8B-B72A-40CA-A6CA-5BB9ECC0CB59}" srcOrd="0" destOrd="0" presId="urn:microsoft.com/office/officeart/2005/8/layout/hierarchy1"/>
    <dgm:cxn modelId="{C04AB6FA-AC96-42C9-8F70-30BCF82D5978}" type="presOf" srcId="{E00CA109-4C74-4BAF-A9CE-C8F2CB3B696E}" destId="{57A4D306-8A19-4D40-AB21-85666011B353}" srcOrd="0" destOrd="0" presId="urn:microsoft.com/office/officeart/2005/8/layout/hierarchy1"/>
    <dgm:cxn modelId="{BC5C79FF-4370-43DA-A2D5-D84784C394D5}" type="presOf" srcId="{5E4578B4-F78B-427E-80EA-7792141CFF13}" destId="{79AB29E7-6847-4095-99F8-1F60F6351B89}" srcOrd="0" destOrd="0" presId="urn:microsoft.com/office/officeart/2005/8/layout/hierarchy1"/>
    <dgm:cxn modelId="{1F9DF9BB-D3B9-45FC-AA84-5322964A42E1}" type="presOf" srcId="{4F044C65-37EC-42D1-BE3B-D1F924C9966B}" destId="{13F8FDEB-BE3C-4DEA-A158-638D2A2B3F1B}" srcOrd="0" destOrd="0" presId="urn:microsoft.com/office/officeart/2005/8/layout/hierarchy1"/>
    <dgm:cxn modelId="{0AF4F9CE-89FD-46AE-821E-CBDA54028045}" type="presOf" srcId="{8EA031B4-946F-40EC-BD0A-43C698AF2E29}" destId="{8E799AC5-ECA9-4217-8824-EF5B6B838FAE}" srcOrd="0" destOrd="0" presId="urn:microsoft.com/office/officeart/2005/8/layout/hierarchy1"/>
    <dgm:cxn modelId="{73F6BD0C-258E-40B9-9D21-75EA3BF91D86}" type="presOf" srcId="{1005DDF0-082A-48C8-A5AE-943F8457B35C}" destId="{973D3134-351C-4CBE-99B5-B636A2E870F7}" srcOrd="0" destOrd="0" presId="urn:microsoft.com/office/officeart/2005/8/layout/hierarchy1"/>
    <dgm:cxn modelId="{F1B3978C-70E3-4E6E-8AAC-185289A64090}" type="presOf" srcId="{87263943-7729-48CA-A1F1-214156C6A07C}" destId="{E45546C2-908F-4C2E-A527-7465338ED3D7}" srcOrd="0" destOrd="0" presId="urn:microsoft.com/office/officeart/2005/8/layout/hierarchy1"/>
    <dgm:cxn modelId="{1432F0E9-0CF9-4EBB-8F19-0FA1FF5B5165}" type="presOf" srcId="{D021B6DF-0809-4CF0-824F-694322EA74D1}" destId="{0FADF59E-8FA0-4BCF-BA51-341A77172120}" srcOrd="0" destOrd="0" presId="urn:microsoft.com/office/officeart/2005/8/layout/hierarchy1"/>
    <dgm:cxn modelId="{CE18968C-9840-4EA3-AD12-46635FE63354}" type="presOf" srcId="{A8F6B6D4-717D-4293-A6A5-D3F220FCD6F9}" destId="{255AF3B5-A258-4FDE-8E68-F4BB66EC74A1}" srcOrd="0" destOrd="0" presId="urn:microsoft.com/office/officeart/2005/8/layout/hierarchy1"/>
    <dgm:cxn modelId="{E916FA78-51DA-4331-B485-A8C954E6AAF6}" srcId="{2CEB35F0-9613-4180-82A9-8F64DBC7F9C9}" destId="{E3E649A1-2AB1-421E-AB65-594B68AF70DF}" srcOrd="2" destOrd="0" parTransId="{026E36E1-65BE-4418-A3F1-2E179881E31A}" sibTransId="{9C4C18F3-7FCD-4C08-9118-B043A8EB6EBE}"/>
    <dgm:cxn modelId="{7FD429BB-6609-4B4A-825B-6FEC21DD13F3}" type="presOf" srcId="{2CEB35F0-9613-4180-82A9-8F64DBC7F9C9}" destId="{5F71B4C0-63DE-44B1-9411-90BE2CEE3A67}" srcOrd="0" destOrd="0" presId="urn:microsoft.com/office/officeart/2005/8/layout/hierarchy1"/>
    <dgm:cxn modelId="{5E769B1B-2E41-41B0-BD12-78B7F49DFA4A}" srcId="{3B000739-C868-4A61-9D71-536BD051ACEF}" destId="{C0850CB7-D38F-400D-9D44-2EFB2AF32947}" srcOrd="1" destOrd="0" parTransId="{954F5B1E-927F-48B1-AAD8-E10FFD3D05A0}" sibTransId="{44EA1F6B-BD18-47E2-9AB3-8DB8C76E737A}"/>
    <dgm:cxn modelId="{725A305D-478C-4CB6-990A-2847117D52E1}" type="presOf" srcId="{DF4DAF2E-6345-4B3C-9E33-7078EDDDA50D}" destId="{0BBF7A08-240B-42B9-93C7-BF8D01C1024E}" srcOrd="0" destOrd="0" presId="urn:microsoft.com/office/officeart/2005/8/layout/hierarchy1"/>
    <dgm:cxn modelId="{96845989-D267-4F48-8E46-7C2100BDF2B0}" type="presOf" srcId="{A7DD910E-C3EE-4960-9010-8C3393240621}" destId="{BC8E3425-019F-4544-8B81-D980F5FB3727}" srcOrd="0" destOrd="0" presId="urn:microsoft.com/office/officeart/2005/8/layout/hierarchy1"/>
    <dgm:cxn modelId="{5DD974F1-27BC-447E-958B-1AD2CABFEB42}" srcId="{B1A887EC-BB5B-4D82-A5FF-63345FFB76AE}" destId="{87263943-7729-48CA-A1F1-214156C6A07C}" srcOrd="0" destOrd="0" parTransId="{4F044C65-37EC-42D1-BE3B-D1F924C9966B}" sibTransId="{157CC0C4-B33E-405C-BF73-07EE49710FE9}"/>
    <dgm:cxn modelId="{85433D05-D33B-4985-9B02-B29631BC5C71}" type="presOf" srcId="{C38F8FE3-0690-46B4-B7E5-B9153F0D3599}" destId="{26468B63-3DC4-4CA0-8867-3B6DFDAE083F}" srcOrd="0" destOrd="0" presId="urn:microsoft.com/office/officeart/2005/8/layout/hierarchy1"/>
    <dgm:cxn modelId="{C5DE7E4F-FD46-4954-915A-246853FA939C}" srcId="{2CEB35F0-9613-4180-82A9-8F64DBC7F9C9}" destId="{A7DD910E-C3EE-4960-9010-8C3393240621}" srcOrd="1" destOrd="0" parTransId="{29AB4276-95DE-4ADD-B5F9-3BC649B969FD}" sibTransId="{36B02A7C-60C4-41B3-B651-D815590CBD21}"/>
    <dgm:cxn modelId="{B6F950AE-42BE-487E-9E93-EB4A66C63663}" type="presOf" srcId="{1BF08BE7-A3B7-46C6-8C4A-8E62A3AF6740}" destId="{2D0A73DE-09E7-44B3-A3B5-3E32194E3704}" srcOrd="0" destOrd="0" presId="urn:microsoft.com/office/officeart/2005/8/layout/hierarchy1"/>
    <dgm:cxn modelId="{BB80F0E6-7872-4F0C-B8EB-E4A43E802ED1}" srcId="{2CEB35F0-9613-4180-82A9-8F64DBC7F9C9}" destId="{70EA5EA3-791B-4E27-9E94-1AF52421C12A}" srcOrd="0" destOrd="0" parTransId="{2435B7C2-816E-491F-8FE8-21179D819F64}" sibTransId="{396AC2EB-5888-4E3A-894D-101809F4E68A}"/>
    <dgm:cxn modelId="{D5332AA7-864D-411A-9D53-DC031B28C03C}" type="presOf" srcId="{24EB9A97-1C70-43CF-89EE-4E25C2C1870C}" destId="{A1446BC5-2ED4-4870-B260-C0EC0867CB28}" srcOrd="0" destOrd="0" presId="urn:microsoft.com/office/officeart/2005/8/layout/hierarchy1"/>
    <dgm:cxn modelId="{702D2367-928F-4DA3-A1D3-D7B336E0AB23}" type="presOf" srcId="{74D3559F-7B60-4322-895C-B34E95A2D8E0}" destId="{A31C1A83-5CEF-418D-824A-E658F8B1413A}" srcOrd="0" destOrd="0" presId="urn:microsoft.com/office/officeart/2005/8/layout/hierarchy1"/>
    <dgm:cxn modelId="{386B93E5-99F1-49C2-91FC-16EC101D8F18}" srcId="{4F5F9C77-23D8-47F0-8CB8-3B0EF7717DD6}" destId="{E00CA109-4C74-4BAF-A9CE-C8F2CB3B696E}" srcOrd="2" destOrd="0" parTransId="{B66031B6-DFE3-4B1B-A13D-3AB15F4E07C5}" sibTransId="{6651331E-E732-423F-8D43-22B713621C7E}"/>
    <dgm:cxn modelId="{7012D102-9ECE-440C-992D-D905B0BF069F}" srcId="{4F5F9C77-23D8-47F0-8CB8-3B0EF7717DD6}" destId="{1BF08BE7-A3B7-46C6-8C4A-8E62A3AF6740}" srcOrd="0" destOrd="0" parTransId="{76F86DC5-B76F-4FE9-8201-7F45F16E43BE}" sibTransId="{A03D6D81-5F4E-46D8-8555-010D30026058}"/>
    <dgm:cxn modelId="{03251410-6CED-4666-A9B6-73948689892E}" srcId="{4F5F9C77-23D8-47F0-8CB8-3B0EF7717DD6}" destId="{697D4BA9-DBD8-4A0F-AF11-6E1691869007}" srcOrd="1" destOrd="0" parTransId="{1005DDF0-082A-48C8-A5AE-943F8457B35C}" sibTransId="{22047527-A455-43E2-86E1-B5F5143B580B}"/>
    <dgm:cxn modelId="{8D5B1AD2-BA42-4C96-A201-2220356C4157}" type="presOf" srcId="{68AC7E55-E7FF-4D4E-9673-C99D77CE3E14}" destId="{3E3000B1-574D-4E7E-9A5C-6CF2AC828DE4}" srcOrd="0" destOrd="0" presId="urn:microsoft.com/office/officeart/2005/8/layout/hierarchy1"/>
    <dgm:cxn modelId="{8A01D9D6-B762-4AF7-AF7A-873035B5E42E}" type="presOf" srcId="{F4A9FAC0-7948-4644-B007-A805884C53CD}" destId="{DC99A250-8DF4-410E-BBEC-6B3517132C0B}" srcOrd="0" destOrd="0" presId="urn:microsoft.com/office/officeart/2005/8/layout/hierarchy1"/>
    <dgm:cxn modelId="{2632CDEF-6B6A-4F8D-97A8-C373461AB1EF}" srcId="{3B000739-C868-4A61-9D71-536BD051ACEF}" destId="{124D5C9E-61C5-4871-8768-BDABCE46596F}" srcOrd="2" destOrd="0" parTransId="{792662B8-CE0C-4918-B171-957472F5C26B}" sibTransId="{81AECAB2-3F68-46AA-AD3B-BA8294132F84}"/>
    <dgm:cxn modelId="{D0A7A887-1C07-4440-820E-C8B97A226579}" type="presParOf" srcId="{9B9C3352-AD08-44EF-B3D9-77661ECBC2BF}" destId="{714EA9C6-A842-413B-ADAA-4AA070B41681}" srcOrd="0" destOrd="0" presId="urn:microsoft.com/office/officeart/2005/8/layout/hierarchy1"/>
    <dgm:cxn modelId="{BB113DBE-1BC6-4067-B36C-5FF8FBF1F9F5}" type="presParOf" srcId="{714EA9C6-A842-413B-ADAA-4AA070B41681}" destId="{0BF9FC46-4CA4-4008-8D16-BF28D38E3220}" srcOrd="0" destOrd="0" presId="urn:microsoft.com/office/officeart/2005/8/layout/hierarchy1"/>
    <dgm:cxn modelId="{B03EAA26-026F-467D-A016-040CC6B6806C}" type="presParOf" srcId="{0BF9FC46-4CA4-4008-8D16-BF28D38E3220}" destId="{C02F8F94-3A38-45B0-8A16-EA29279FC95B}" srcOrd="0" destOrd="0" presId="urn:microsoft.com/office/officeart/2005/8/layout/hierarchy1"/>
    <dgm:cxn modelId="{96C1A52F-CD93-4BF2-9A1F-1182B35E2053}" type="presParOf" srcId="{0BF9FC46-4CA4-4008-8D16-BF28D38E3220}" destId="{6578EEB0-5AD0-45F0-997E-C69B1633A5D8}" srcOrd="1" destOrd="0" presId="urn:microsoft.com/office/officeart/2005/8/layout/hierarchy1"/>
    <dgm:cxn modelId="{13D15CE2-5B6C-44C5-8240-47698DDE966D}" type="presParOf" srcId="{714EA9C6-A842-413B-ADAA-4AA070B41681}" destId="{7076544C-55FA-4AA7-B8AB-79F2C1FB4CD4}" srcOrd="1" destOrd="0" presId="urn:microsoft.com/office/officeart/2005/8/layout/hierarchy1"/>
    <dgm:cxn modelId="{41764342-D7D0-42D1-954D-B4A2D7AF4951}" type="presParOf" srcId="{7076544C-55FA-4AA7-B8AB-79F2C1FB4CD4}" destId="{9083FB8D-2341-496B-9505-AD53DDDA3D41}" srcOrd="0" destOrd="0" presId="urn:microsoft.com/office/officeart/2005/8/layout/hierarchy1"/>
    <dgm:cxn modelId="{808CBD1F-BD1C-4190-AF91-D845BF40871D}" type="presParOf" srcId="{7076544C-55FA-4AA7-B8AB-79F2C1FB4CD4}" destId="{164C5695-D482-41B2-A402-2B897F922B81}" srcOrd="1" destOrd="0" presId="urn:microsoft.com/office/officeart/2005/8/layout/hierarchy1"/>
    <dgm:cxn modelId="{41677FCC-7EB5-49E4-B478-4D3ED66F1758}" type="presParOf" srcId="{164C5695-D482-41B2-A402-2B897F922B81}" destId="{A0ECDB77-0E38-4B5F-BE05-A2B973CF0B3F}" srcOrd="0" destOrd="0" presId="urn:microsoft.com/office/officeart/2005/8/layout/hierarchy1"/>
    <dgm:cxn modelId="{D2959968-1476-4E1B-8357-FCA106E5A08E}" type="presParOf" srcId="{A0ECDB77-0E38-4B5F-BE05-A2B973CF0B3F}" destId="{3D391792-B275-44C9-87E9-B4CB2C85B69F}" srcOrd="0" destOrd="0" presId="urn:microsoft.com/office/officeart/2005/8/layout/hierarchy1"/>
    <dgm:cxn modelId="{AFB8288B-E7F3-4596-87C9-23AC31F4A08E}" type="presParOf" srcId="{A0ECDB77-0E38-4B5F-BE05-A2B973CF0B3F}" destId="{DC99A250-8DF4-410E-BBEC-6B3517132C0B}" srcOrd="1" destOrd="0" presId="urn:microsoft.com/office/officeart/2005/8/layout/hierarchy1"/>
    <dgm:cxn modelId="{69B2F3D5-B012-409A-8BFA-A182F68195A4}" type="presParOf" srcId="{164C5695-D482-41B2-A402-2B897F922B81}" destId="{0E0224DB-0E31-40ED-9A70-5073E3A354E4}" srcOrd="1" destOrd="0" presId="urn:microsoft.com/office/officeart/2005/8/layout/hierarchy1"/>
    <dgm:cxn modelId="{0AF78787-F485-4ABF-80C8-B36EDE94B610}" type="presParOf" srcId="{0E0224DB-0E31-40ED-9A70-5073E3A354E4}" destId="{78E102E9-DF48-489D-813E-A7BFA880A262}" srcOrd="0" destOrd="0" presId="urn:microsoft.com/office/officeart/2005/8/layout/hierarchy1"/>
    <dgm:cxn modelId="{E384DEF1-4B9D-480E-9037-0260FE935F7F}" type="presParOf" srcId="{0E0224DB-0E31-40ED-9A70-5073E3A354E4}" destId="{2BC2E27C-0288-4D37-8FB4-32CFBDC8582F}" srcOrd="1" destOrd="0" presId="urn:microsoft.com/office/officeart/2005/8/layout/hierarchy1"/>
    <dgm:cxn modelId="{63BF052D-ED4B-4BA1-8D9A-EB8C0A6194ED}" type="presParOf" srcId="{2BC2E27C-0288-4D37-8FB4-32CFBDC8582F}" destId="{8EB0BE2A-AA0A-474F-818F-78FE0FBB241E}" srcOrd="0" destOrd="0" presId="urn:microsoft.com/office/officeart/2005/8/layout/hierarchy1"/>
    <dgm:cxn modelId="{5340A1E2-F33D-494C-B05D-E9585BAD1BBE}" type="presParOf" srcId="{8EB0BE2A-AA0A-474F-818F-78FE0FBB241E}" destId="{17E23D8B-F8BA-4062-A818-3A744740FFB0}" srcOrd="0" destOrd="0" presId="urn:microsoft.com/office/officeart/2005/8/layout/hierarchy1"/>
    <dgm:cxn modelId="{D3372169-3C64-4E6E-87A5-7B2DB22CF5E3}" type="presParOf" srcId="{8EB0BE2A-AA0A-474F-818F-78FE0FBB241E}" destId="{7D691A5A-05AE-41CA-A489-2395ACC4A900}" srcOrd="1" destOrd="0" presId="urn:microsoft.com/office/officeart/2005/8/layout/hierarchy1"/>
    <dgm:cxn modelId="{76A2C2B9-8B10-40EB-B7E8-6B4286EFC64D}" type="presParOf" srcId="{2BC2E27C-0288-4D37-8FB4-32CFBDC8582F}" destId="{9A33F7B0-5573-40FA-8961-4F5A8D53D5F7}" srcOrd="1" destOrd="0" presId="urn:microsoft.com/office/officeart/2005/8/layout/hierarchy1"/>
    <dgm:cxn modelId="{99C3D3F0-A717-4A5C-B355-E32403FB89DC}" type="presParOf" srcId="{7076544C-55FA-4AA7-B8AB-79F2C1FB4CD4}" destId="{FDD39F73-D86E-4F2F-8375-04F941F0A4B4}" srcOrd="2" destOrd="0" presId="urn:microsoft.com/office/officeart/2005/8/layout/hierarchy1"/>
    <dgm:cxn modelId="{9BA02A2C-1CF2-4817-A3B1-1655EF5575FA}" type="presParOf" srcId="{7076544C-55FA-4AA7-B8AB-79F2C1FB4CD4}" destId="{BCFEC1A0-BBA9-4B77-AEF7-BC310DE19641}" srcOrd="3" destOrd="0" presId="urn:microsoft.com/office/officeart/2005/8/layout/hierarchy1"/>
    <dgm:cxn modelId="{A18BEACC-C5A6-4FB6-94AB-DD50A5F07A4A}" type="presParOf" srcId="{BCFEC1A0-BBA9-4B77-AEF7-BC310DE19641}" destId="{0B4BCF96-CB6E-4F6E-9A89-E7136CD1FF7B}" srcOrd="0" destOrd="0" presId="urn:microsoft.com/office/officeart/2005/8/layout/hierarchy1"/>
    <dgm:cxn modelId="{00C5576B-8F7F-4171-AAE6-2B16216D4EE4}" type="presParOf" srcId="{0B4BCF96-CB6E-4F6E-9A89-E7136CD1FF7B}" destId="{F391A001-7328-4C43-9A60-4724E3311F90}" srcOrd="0" destOrd="0" presId="urn:microsoft.com/office/officeart/2005/8/layout/hierarchy1"/>
    <dgm:cxn modelId="{03365D9E-9096-407A-9C8E-3D6442009B25}" type="presParOf" srcId="{0B4BCF96-CB6E-4F6E-9A89-E7136CD1FF7B}" destId="{79AB29E7-6847-4095-99F8-1F60F6351B89}" srcOrd="1" destOrd="0" presId="urn:microsoft.com/office/officeart/2005/8/layout/hierarchy1"/>
    <dgm:cxn modelId="{27A29F8C-DECF-46B2-AC58-FF02BDCCF91A}" type="presParOf" srcId="{BCFEC1A0-BBA9-4B77-AEF7-BC310DE19641}" destId="{2A16A3A9-C78B-45B5-9093-223AAFB6FC6D}" srcOrd="1" destOrd="0" presId="urn:microsoft.com/office/officeart/2005/8/layout/hierarchy1"/>
    <dgm:cxn modelId="{BEF4AD31-AC14-4D92-A659-45D9BAC2A350}" type="presParOf" srcId="{2A16A3A9-C78B-45B5-9093-223AAFB6FC6D}" destId="{26468B63-3DC4-4CA0-8867-3B6DFDAE083F}" srcOrd="0" destOrd="0" presId="urn:microsoft.com/office/officeart/2005/8/layout/hierarchy1"/>
    <dgm:cxn modelId="{453BAA22-8FF8-4BF1-B154-7D7125993E2E}" type="presParOf" srcId="{2A16A3A9-C78B-45B5-9093-223AAFB6FC6D}" destId="{36B70163-B8E1-4602-A349-EB8DCBCFFD26}" srcOrd="1" destOrd="0" presId="urn:microsoft.com/office/officeart/2005/8/layout/hierarchy1"/>
    <dgm:cxn modelId="{89AF7F47-44DB-41D0-A2FD-3B8AD6D56910}" type="presParOf" srcId="{36B70163-B8E1-4602-A349-EB8DCBCFFD26}" destId="{296FD28F-36AA-4926-AAB7-47F436ABB38A}" srcOrd="0" destOrd="0" presId="urn:microsoft.com/office/officeart/2005/8/layout/hierarchy1"/>
    <dgm:cxn modelId="{2A1423E6-D127-435E-90F3-6045D9288482}" type="presParOf" srcId="{296FD28F-36AA-4926-AAB7-47F436ABB38A}" destId="{7F801E62-924B-4BA4-B2A4-2AD6BB19C838}" srcOrd="0" destOrd="0" presId="urn:microsoft.com/office/officeart/2005/8/layout/hierarchy1"/>
    <dgm:cxn modelId="{EE584DA7-AC68-495B-BA95-1AF840264233}" type="presParOf" srcId="{296FD28F-36AA-4926-AAB7-47F436ABB38A}" destId="{0BBF7A08-240B-42B9-93C7-BF8D01C1024E}" srcOrd="1" destOrd="0" presId="urn:microsoft.com/office/officeart/2005/8/layout/hierarchy1"/>
    <dgm:cxn modelId="{F67B8480-9392-4410-A7BC-39B52EC2DD48}" type="presParOf" srcId="{36B70163-B8E1-4602-A349-EB8DCBCFFD26}" destId="{8D205DE6-0F77-41FA-A489-3730CF0CD175}" srcOrd="1" destOrd="0" presId="urn:microsoft.com/office/officeart/2005/8/layout/hierarchy1"/>
    <dgm:cxn modelId="{7A4770CF-5EC9-4B6A-9458-ECE3C27F428B}" type="presParOf" srcId="{8D205DE6-0F77-41FA-A489-3730CF0CD175}" destId="{7F96A375-6951-41F5-9C32-14B3B4B3ADFF}" srcOrd="0" destOrd="0" presId="urn:microsoft.com/office/officeart/2005/8/layout/hierarchy1"/>
    <dgm:cxn modelId="{B718A977-01B7-46A2-85B5-4D9F80487DF0}" type="presParOf" srcId="{8D205DE6-0F77-41FA-A489-3730CF0CD175}" destId="{77E2962E-905A-41AC-86DA-37EF1113641C}" srcOrd="1" destOrd="0" presId="urn:microsoft.com/office/officeart/2005/8/layout/hierarchy1"/>
    <dgm:cxn modelId="{4A677508-8586-4E76-B36C-0826D13A3136}" type="presParOf" srcId="{77E2962E-905A-41AC-86DA-37EF1113641C}" destId="{AC74F485-18CA-4378-9CF9-28F4D33712A4}" srcOrd="0" destOrd="0" presId="urn:microsoft.com/office/officeart/2005/8/layout/hierarchy1"/>
    <dgm:cxn modelId="{87A6E65A-C65C-4F9D-A762-D0F8DE25375A}" type="presParOf" srcId="{AC74F485-18CA-4378-9CF9-28F4D33712A4}" destId="{2E1F6128-FC9C-4DB4-A2C1-D779126B5E61}" srcOrd="0" destOrd="0" presId="urn:microsoft.com/office/officeart/2005/8/layout/hierarchy1"/>
    <dgm:cxn modelId="{D33BEBAF-87A1-4EEC-8AC7-777551A9D1A8}" type="presParOf" srcId="{AC74F485-18CA-4378-9CF9-28F4D33712A4}" destId="{5F71B4C0-63DE-44B1-9411-90BE2CEE3A67}" srcOrd="1" destOrd="0" presId="urn:microsoft.com/office/officeart/2005/8/layout/hierarchy1"/>
    <dgm:cxn modelId="{E7D42116-52E6-4ACE-9E8B-0C369387E86D}" type="presParOf" srcId="{77E2962E-905A-41AC-86DA-37EF1113641C}" destId="{4E75AD29-1AFA-4FFE-89BC-ACFB7753A935}" srcOrd="1" destOrd="0" presId="urn:microsoft.com/office/officeart/2005/8/layout/hierarchy1"/>
    <dgm:cxn modelId="{4B8D71B6-73F4-421A-AE7B-B9CEAE8D3300}" type="presParOf" srcId="{4E75AD29-1AFA-4FFE-89BC-ACFB7753A935}" destId="{7BCF67F2-27A9-49C6-9F5B-630D4E145260}" srcOrd="0" destOrd="0" presId="urn:microsoft.com/office/officeart/2005/8/layout/hierarchy1"/>
    <dgm:cxn modelId="{F14CA862-B526-44F3-A381-F826C4BEED38}" type="presParOf" srcId="{4E75AD29-1AFA-4FFE-89BC-ACFB7753A935}" destId="{E34AE629-6C76-4B2A-BD25-7C411045F81C}" srcOrd="1" destOrd="0" presId="urn:microsoft.com/office/officeart/2005/8/layout/hierarchy1"/>
    <dgm:cxn modelId="{21CCB8D5-7333-4468-B746-F6AF7049CD9C}" type="presParOf" srcId="{E34AE629-6C76-4B2A-BD25-7C411045F81C}" destId="{42B02CFA-3D4B-4B87-98CC-070AF4BA3174}" srcOrd="0" destOrd="0" presId="urn:microsoft.com/office/officeart/2005/8/layout/hierarchy1"/>
    <dgm:cxn modelId="{DFE0DAD8-C7CE-41B7-AA6F-B0CB8D6BFE5D}" type="presParOf" srcId="{42B02CFA-3D4B-4B87-98CC-070AF4BA3174}" destId="{64974AB1-505C-4F75-83C9-6C0EB0F8F520}" srcOrd="0" destOrd="0" presId="urn:microsoft.com/office/officeart/2005/8/layout/hierarchy1"/>
    <dgm:cxn modelId="{BFD2A289-E69D-4A55-9A45-9FED50DFEFE2}" type="presParOf" srcId="{42B02CFA-3D4B-4B87-98CC-070AF4BA3174}" destId="{13A84018-20D5-4058-9051-0597308E5C08}" srcOrd="1" destOrd="0" presId="urn:microsoft.com/office/officeart/2005/8/layout/hierarchy1"/>
    <dgm:cxn modelId="{6B1CBE38-7B88-40F5-AA39-65981EED0489}" type="presParOf" srcId="{E34AE629-6C76-4B2A-BD25-7C411045F81C}" destId="{38A6261A-1D8A-4CDC-A38D-89F007258F3A}" srcOrd="1" destOrd="0" presId="urn:microsoft.com/office/officeart/2005/8/layout/hierarchy1"/>
    <dgm:cxn modelId="{A0944F48-5BE7-4D3B-8BEA-CB3BF47B5E71}" type="presParOf" srcId="{4E75AD29-1AFA-4FFE-89BC-ACFB7753A935}" destId="{7D214BD6-DCC2-47AD-A511-8530123D78C3}" srcOrd="2" destOrd="0" presId="urn:microsoft.com/office/officeart/2005/8/layout/hierarchy1"/>
    <dgm:cxn modelId="{62095238-DCE2-4443-B41A-899C414FEB4C}" type="presParOf" srcId="{4E75AD29-1AFA-4FFE-89BC-ACFB7753A935}" destId="{FC15F157-B7C7-4BB4-9867-A053644033AB}" srcOrd="3" destOrd="0" presId="urn:microsoft.com/office/officeart/2005/8/layout/hierarchy1"/>
    <dgm:cxn modelId="{C9C904A9-BCA2-49A3-8738-EEDC975BD441}" type="presParOf" srcId="{FC15F157-B7C7-4BB4-9867-A053644033AB}" destId="{2B443C7C-BA5F-437D-BBAC-4790E24DD185}" srcOrd="0" destOrd="0" presId="urn:microsoft.com/office/officeart/2005/8/layout/hierarchy1"/>
    <dgm:cxn modelId="{56958129-3EEA-43CF-8FC4-9FC6740A8735}" type="presParOf" srcId="{2B443C7C-BA5F-437D-BBAC-4790E24DD185}" destId="{409F661E-B710-4932-8447-C03654CC9127}" srcOrd="0" destOrd="0" presId="urn:microsoft.com/office/officeart/2005/8/layout/hierarchy1"/>
    <dgm:cxn modelId="{AFF193F4-A571-4005-A344-6F7D47E3A22E}" type="presParOf" srcId="{2B443C7C-BA5F-437D-BBAC-4790E24DD185}" destId="{BC8E3425-019F-4544-8B81-D980F5FB3727}" srcOrd="1" destOrd="0" presId="urn:microsoft.com/office/officeart/2005/8/layout/hierarchy1"/>
    <dgm:cxn modelId="{D66299E5-8CEF-4954-A66A-71EA85A5DAA1}" type="presParOf" srcId="{FC15F157-B7C7-4BB4-9867-A053644033AB}" destId="{00F8744A-D5C9-480D-AE18-13C89DF02219}" srcOrd="1" destOrd="0" presId="urn:microsoft.com/office/officeart/2005/8/layout/hierarchy1"/>
    <dgm:cxn modelId="{C8682992-ACD8-41CE-B447-74E853DBA24B}" type="presParOf" srcId="{4E75AD29-1AFA-4FFE-89BC-ACFB7753A935}" destId="{9BAE1563-C1AF-4F51-A83C-CCAC66369539}" srcOrd="4" destOrd="0" presId="urn:microsoft.com/office/officeart/2005/8/layout/hierarchy1"/>
    <dgm:cxn modelId="{B998FA79-A7AC-4752-8540-CA30765FD671}" type="presParOf" srcId="{4E75AD29-1AFA-4FFE-89BC-ACFB7753A935}" destId="{978C1386-8B9A-4C4C-9EF3-E911E165DF5A}" srcOrd="5" destOrd="0" presId="urn:microsoft.com/office/officeart/2005/8/layout/hierarchy1"/>
    <dgm:cxn modelId="{6A5B377B-4629-4F75-9C6A-C5F3D63D4420}" type="presParOf" srcId="{978C1386-8B9A-4C4C-9EF3-E911E165DF5A}" destId="{3703338D-DAF4-4AF4-B6A9-14A1A21802B8}" srcOrd="0" destOrd="0" presId="urn:microsoft.com/office/officeart/2005/8/layout/hierarchy1"/>
    <dgm:cxn modelId="{55C22791-5004-4E17-BC18-90B47B3AB97A}" type="presParOf" srcId="{3703338D-DAF4-4AF4-B6A9-14A1A21802B8}" destId="{EA33AFCE-1F4F-4CBB-BA05-F9566B76BD6D}" srcOrd="0" destOrd="0" presId="urn:microsoft.com/office/officeart/2005/8/layout/hierarchy1"/>
    <dgm:cxn modelId="{071F367D-AC2F-473D-81A5-13A91862808D}" type="presParOf" srcId="{3703338D-DAF4-4AF4-B6A9-14A1A21802B8}" destId="{CE3C136E-2A98-4E56-AFC7-465EE4BAB0AA}" srcOrd="1" destOrd="0" presId="urn:microsoft.com/office/officeart/2005/8/layout/hierarchy1"/>
    <dgm:cxn modelId="{72841EB1-3653-4B45-8030-13C9842B49B8}" type="presParOf" srcId="{978C1386-8B9A-4C4C-9EF3-E911E165DF5A}" destId="{BA3C256A-05E5-48A1-B1A3-3FA4ADA6B17A}" srcOrd="1" destOrd="0" presId="urn:microsoft.com/office/officeart/2005/8/layout/hierarchy1"/>
    <dgm:cxn modelId="{0873A740-E510-4282-B0E0-6922808E348E}" type="presParOf" srcId="{7076544C-55FA-4AA7-B8AB-79F2C1FB4CD4}" destId="{255AF3B5-A258-4FDE-8E68-F4BB66EC74A1}" srcOrd="4" destOrd="0" presId="urn:microsoft.com/office/officeart/2005/8/layout/hierarchy1"/>
    <dgm:cxn modelId="{1F3124DA-21B1-47F2-838B-7C21000F7874}" type="presParOf" srcId="{7076544C-55FA-4AA7-B8AB-79F2C1FB4CD4}" destId="{59A449EC-D399-45F8-AF4C-AF62BE453111}" srcOrd="5" destOrd="0" presId="urn:microsoft.com/office/officeart/2005/8/layout/hierarchy1"/>
    <dgm:cxn modelId="{5C97C3E5-9A1E-4150-AA59-51194C39FFBF}" type="presParOf" srcId="{59A449EC-D399-45F8-AF4C-AF62BE453111}" destId="{295F5619-4BF9-4E59-8305-5EB4BFDC3ED6}" srcOrd="0" destOrd="0" presId="urn:microsoft.com/office/officeart/2005/8/layout/hierarchy1"/>
    <dgm:cxn modelId="{BEB141EC-23BC-4B2A-8791-8C6D2390C1E2}" type="presParOf" srcId="{295F5619-4BF9-4E59-8305-5EB4BFDC3ED6}" destId="{FBDDCF0B-CDE1-4361-AF25-54740597A518}" srcOrd="0" destOrd="0" presId="urn:microsoft.com/office/officeart/2005/8/layout/hierarchy1"/>
    <dgm:cxn modelId="{E16AE26D-0AE1-4E0E-8E0E-696DAF35B77A}" type="presParOf" srcId="{295F5619-4BF9-4E59-8305-5EB4BFDC3ED6}" destId="{A31C1A83-5CEF-418D-824A-E658F8B1413A}" srcOrd="1" destOrd="0" presId="urn:microsoft.com/office/officeart/2005/8/layout/hierarchy1"/>
    <dgm:cxn modelId="{ED2D7755-9D4F-40A2-A19A-03EFFFFDC6AA}" type="presParOf" srcId="{59A449EC-D399-45F8-AF4C-AF62BE453111}" destId="{30F3116C-4E7B-4A7B-A164-174EE2818C05}" srcOrd="1" destOrd="0" presId="urn:microsoft.com/office/officeart/2005/8/layout/hierarchy1"/>
    <dgm:cxn modelId="{1BF7DBA5-0FF9-47CA-9E02-86BD01DFF8FD}" type="presParOf" srcId="{30F3116C-4E7B-4A7B-A164-174EE2818C05}" destId="{B6E6EB37-018A-4F38-9BCF-6622DA681C95}" srcOrd="0" destOrd="0" presId="urn:microsoft.com/office/officeart/2005/8/layout/hierarchy1"/>
    <dgm:cxn modelId="{E9A99423-0D8A-43AE-8C6C-32AF8809364E}" type="presParOf" srcId="{30F3116C-4E7B-4A7B-A164-174EE2818C05}" destId="{8B5D8C16-0165-4CC2-8F4E-A3BCB1012272}" srcOrd="1" destOrd="0" presId="urn:microsoft.com/office/officeart/2005/8/layout/hierarchy1"/>
    <dgm:cxn modelId="{8FF11CD5-8F0C-4401-997F-7635B3C54631}" type="presParOf" srcId="{8B5D8C16-0165-4CC2-8F4E-A3BCB1012272}" destId="{152A97C6-777B-4A3C-A762-BF44E3815840}" srcOrd="0" destOrd="0" presId="urn:microsoft.com/office/officeart/2005/8/layout/hierarchy1"/>
    <dgm:cxn modelId="{11D770EF-E1F4-49C8-ACDB-D4249744D9DE}" type="presParOf" srcId="{152A97C6-777B-4A3C-A762-BF44E3815840}" destId="{5778103A-A71C-4600-AD66-5EA5654D5911}" srcOrd="0" destOrd="0" presId="urn:microsoft.com/office/officeart/2005/8/layout/hierarchy1"/>
    <dgm:cxn modelId="{77E6B292-D304-4187-9021-A3F1B6A71C88}" type="presParOf" srcId="{152A97C6-777B-4A3C-A762-BF44E3815840}" destId="{12FF503C-61E5-40C3-A8BF-C8F1C5008E5D}" srcOrd="1" destOrd="0" presId="urn:microsoft.com/office/officeart/2005/8/layout/hierarchy1"/>
    <dgm:cxn modelId="{B93FD96D-93C6-4852-B57B-EE525117FD8E}" type="presParOf" srcId="{8B5D8C16-0165-4CC2-8F4E-A3BCB1012272}" destId="{33164022-D5F6-47AF-B4E2-479E6194AAFE}" srcOrd="1" destOrd="0" presId="urn:microsoft.com/office/officeart/2005/8/layout/hierarchy1"/>
    <dgm:cxn modelId="{34310EFC-87D3-4CE8-89EA-67C459E8AD4F}" type="presParOf" srcId="{33164022-D5F6-47AF-B4E2-479E6194AAFE}" destId="{6C0ADF10-A942-415E-BFB6-96F9B8441A25}" srcOrd="0" destOrd="0" presId="urn:microsoft.com/office/officeart/2005/8/layout/hierarchy1"/>
    <dgm:cxn modelId="{FD9FB1E3-6F09-4E60-8987-B8A85EF83225}" type="presParOf" srcId="{33164022-D5F6-47AF-B4E2-479E6194AAFE}" destId="{C44CC958-B526-47C8-AED8-206957223CF4}" srcOrd="1" destOrd="0" presId="urn:microsoft.com/office/officeart/2005/8/layout/hierarchy1"/>
    <dgm:cxn modelId="{18118CB1-092D-4406-B4B3-B3E0D45D4A2F}" type="presParOf" srcId="{C44CC958-B526-47C8-AED8-206957223CF4}" destId="{7DD60751-42E8-46CB-8309-2E199FFAB3FA}" srcOrd="0" destOrd="0" presId="urn:microsoft.com/office/officeart/2005/8/layout/hierarchy1"/>
    <dgm:cxn modelId="{9802C54E-4BB2-42EE-B455-464D7C8E0F78}" type="presParOf" srcId="{7DD60751-42E8-46CB-8309-2E199FFAB3FA}" destId="{F4E0245A-9E33-4E97-A08C-2262823EBE8B}" srcOrd="0" destOrd="0" presId="urn:microsoft.com/office/officeart/2005/8/layout/hierarchy1"/>
    <dgm:cxn modelId="{4CC75B6C-BF20-4A28-B0F8-9129317500CE}" type="presParOf" srcId="{7DD60751-42E8-46CB-8309-2E199FFAB3FA}" destId="{6B760A8B-B72A-40CA-A6CA-5BB9ECC0CB59}" srcOrd="1" destOrd="0" presId="urn:microsoft.com/office/officeart/2005/8/layout/hierarchy1"/>
    <dgm:cxn modelId="{3A471341-5D03-470B-A222-2CFE2A6D2396}" type="presParOf" srcId="{C44CC958-B526-47C8-AED8-206957223CF4}" destId="{4DB2978D-668E-4EEF-839F-570CAD96B266}" srcOrd="1" destOrd="0" presId="urn:microsoft.com/office/officeart/2005/8/layout/hierarchy1"/>
    <dgm:cxn modelId="{545E0ADE-3D2C-45BE-B2E3-FFFFE97C090D}" type="presParOf" srcId="{4DB2978D-668E-4EEF-839F-570CAD96B266}" destId="{15E84994-7FAF-4A67-8FFA-C0BBBB3F9DF2}" srcOrd="0" destOrd="0" presId="urn:microsoft.com/office/officeart/2005/8/layout/hierarchy1"/>
    <dgm:cxn modelId="{AEDF5CC1-503F-48DF-9D50-278A68DD9F63}" type="presParOf" srcId="{4DB2978D-668E-4EEF-839F-570CAD96B266}" destId="{F3AD026E-F575-493B-A386-91802811C30E}" srcOrd="1" destOrd="0" presId="urn:microsoft.com/office/officeart/2005/8/layout/hierarchy1"/>
    <dgm:cxn modelId="{D3B280B1-30B8-4693-B7EC-E9ED41B3E5DD}" type="presParOf" srcId="{F3AD026E-F575-493B-A386-91802811C30E}" destId="{EC01FDB0-A4B5-4CE1-8DEF-F9B5A6E635F1}" srcOrd="0" destOrd="0" presId="urn:microsoft.com/office/officeart/2005/8/layout/hierarchy1"/>
    <dgm:cxn modelId="{EA2000B5-547F-4692-A6E4-B63A9751DDD8}" type="presParOf" srcId="{EC01FDB0-A4B5-4CE1-8DEF-F9B5A6E635F1}" destId="{2424EACA-75E1-4E1F-BC19-BA7F41EA28E6}" srcOrd="0" destOrd="0" presId="urn:microsoft.com/office/officeart/2005/8/layout/hierarchy1"/>
    <dgm:cxn modelId="{B2998EC9-E38C-408B-BDB9-B5D7CE5BB07D}" type="presParOf" srcId="{EC01FDB0-A4B5-4CE1-8DEF-F9B5A6E635F1}" destId="{0FADF59E-8FA0-4BCF-BA51-341A77172120}" srcOrd="1" destOrd="0" presId="urn:microsoft.com/office/officeart/2005/8/layout/hierarchy1"/>
    <dgm:cxn modelId="{E9AE5C8F-23F2-4605-BD35-E37E31B398DC}" type="presParOf" srcId="{F3AD026E-F575-493B-A386-91802811C30E}" destId="{016C19A7-7E71-4189-A4AB-3D431E6E15BF}" srcOrd="1" destOrd="0" presId="urn:microsoft.com/office/officeart/2005/8/layout/hierarchy1"/>
    <dgm:cxn modelId="{E3EBA0DD-9635-411F-9521-E070CB506E58}" type="presParOf" srcId="{4DB2978D-668E-4EEF-839F-570CAD96B266}" destId="{CEB943A3-DD2F-4941-81BF-1F8F456F4086}" srcOrd="2" destOrd="0" presId="urn:microsoft.com/office/officeart/2005/8/layout/hierarchy1"/>
    <dgm:cxn modelId="{7F195D60-1ECF-41DF-890E-905F8FCC33FF}" type="presParOf" srcId="{4DB2978D-668E-4EEF-839F-570CAD96B266}" destId="{4B89AEA6-FF8E-491E-82B7-FD461328C42A}" srcOrd="3" destOrd="0" presId="urn:microsoft.com/office/officeart/2005/8/layout/hierarchy1"/>
    <dgm:cxn modelId="{4FEFA107-A876-45AD-B16D-5680B71C07EB}" type="presParOf" srcId="{4B89AEA6-FF8E-491E-82B7-FD461328C42A}" destId="{2CC80BB3-4B20-4BE8-AD9E-9D7D2BA2B08A}" srcOrd="0" destOrd="0" presId="urn:microsoft.com/office/officeart/2005/8/layout/hierarchy1"/>
    <dgm:cxn modelId="{1AA6F1CA-2CCE-4AAB-98B8-4469616C5FFD}" type="presParOf" srcId="{2CC80BB3-4B20-4BE8-AD9E-9D7D2BA2B08A}" destId="{3CBFCD84-2267-4645-B31B-91FAFCFBC835}" srcOrd="0" destOrd="0" presId="urn:microsoft.com/office/officeart/2005/8/layout/hierarchy1"/>
    <dgm:cxn modelId="{511BF409-2B69-4276-B28D-E06F0F57EDC9}" type="presParOf" srcId="{2CC80BB3-4B20-4BE8-AD9E-9D7D2BA2B08A}" destId="{334E716F-3BA2-4971-A6A6-540350CC6661}" srcOrd="1" destOrd="0" presId="urn:microsoft.com/office/officeart/2005/8/layout/hierarchy1"/>
    <dgm:cxn modelId="{D631C46E-394F-4EF5-B65D-8D064952C449}" type="presParOf" srcId="{4B89AEA6-FF8E-491E-82B7-FD461328C42A}" destId="{48B6844D-580E-49F5-92E5-EAD4257E0200}" srcOrd="1" destOrd="0" presId="urn:microsoft.com/office/officeart/2005/8/layout/hierarchy1"/>
    <dgm:cxn modelId="{A9E271B3-6B41-44FC-B9A4-A636A4F345AC}" type="presParOf" srcId="{4DB2978D-668E-4EEF-839F-570CAD96B266}" destId="{F31258E3-D47A-4F8A-8E20-AB6964D2F890}" srcOrd="4" destOrd="0" presId="urn:microsoft.com/office/officeart/2005/8/layout/hierarchy1"/>
    <dgm:cxn modelId="{1A8906E7-0EE2-49C9-813E-DBD4BC122FFE}" type="presParOf" srcId="{4DB2978D-668E-4EEF-839F-570CAD96B266}" destId="{FDFAF2AF-EE9D-48FC-BE64-77135520CBD5}" srcOrd="5" destOrd="0" presId="urn:microsoft.com/office/officeart/2005/8/layout/hierarchy1"/>
    <dgm:cxn modelId="{494F5F21-2C1D-4D39-910F-80803805A0EE}" type="presParOf" srcId="{FDFAF2AF-EE9D-48FC-BE64-77135520CBD5}" destId="{E3AF9A26-A021-4C45-B321-62A3596869D9}" srcOrd="0" destOrd="0" presId="urn:microsoft.com/office/officeart/2005/8/layout/hierarchy1"/>
    <dgm:cxn modelId="{047C5206-E480-440A-B128-8581E6453381}" type="presParOf" srcId="{E3AF9A26-A021-4C45-B321-62A3596869D9}" destId="{08F8BA13-0FEB-463F-B104-35E6800CAE7E}" srcOrd="0" destOrd="0" presId="urn:microsoft.com/office/officeart/2005/8/layout/hierarchy1"/>
    <dgm:cxn modelId="{09B718C9-7CCC-4A86-B241-28CEABC762A1}" type="presParOf" srcId="{E3AF9A26-A021-4C45-B321-62A3596869D9}" destId="{5096857E-9486-414B-B4A0-5D38DE405BC2}" srcOrd="1" destOrd="0" presId="urn:microsoft.com/office/officeart/2005/8/layout/hierarchy1"/>
    <dgm:cxn modelId="{F21DCE4D-189D-4705-87D3-8E1E05E803BF}" type="presParOf" srcId="{FDFAF2AF-EE9D-48FC-BE64-77135520CBD5}" destId="{D861BFBD-D199-42FC-BC60-BFB65BB24407}" srcOrd="1" destOrd="0" presId="urn:microsoft.com/office/officeart/2005/8/layout/hierarchy1"/>
    <dgm:cxn modelId="{A4077F0E-C20D-4F59-ADDC-16EDFF0B4779}" type="presParOf" srcId="{7076544C-55FA-4AA7-B8AB-79F2C1FB4CD4}" destId="{CF06A3C6-F266-43DE-9BC1-D6E56B58126E}" srcOrd="6" destOrd="0" presId="urn:microsoft.com/office/officeart/2005/8/layout/hierarchy1"/>
    <dgm:cxn modelId="{05DB563D-535B-4927-B28E-3E0CDDABC3AD}" type="presParOf" srcId="{7076544C-55FA-4AA7-B8AB-79F2C1FB4CD4}" destId="{94BD7B97-5470-4C87-8E48-B96846B2B2F0}" srcOrd="7" destOrd="0" presId="urn:microsoft.com/office/officeart/2005/8/layout/hierarchy1"/>
    <dgm:cxn modelId="{1CE5356E-CBC0-4F36-BD46-3637B1CC96FF}" type="presParOf" srcId="{94BD7B97-5470-4C87-8E48-B96846B2B2F0}" destId="{0195EE64-4C40-4A4B-88DA-26F327B1AC2D}" srcOrd="0" destOrd="0" presId="urn:microsoft.com/office/officeart/2005/8/layout/hierarchy1"/>
    <dgm:cxn modelId="{374BCD9C-2D10-43B4-9FA5-68AB0E5261BD}" type="presParOf" srcId="{0195EE64-4C40-4A4B-88DA-26F327B1AC2D}" destId="{E7F11D0C-842B-4BF1-9CB7-A1718B803E08}" srcOrd="0" destOrd="0" presId="urn:microsoft.com/office/officeart/2005/8/layout/hierarchy1"/>
    <dgm:cxn modelId="{F42D721D-8128-404E-B918-C1A11EF31E94}" type="presParOf" srcId="{0195EE64-4C40-4A4B-88DA-26F327B1AC2D}" destId="{3E3000B1-574D-4E7E-9A5C-6CF2AC828DE4}" srcOrd="1" destOrd="0" presId="urn:microsoft.com/office/officeart/2005/8/layout/hierarchy1"/>
    <dgm:cxn modelId="{2007A3EC-00E2-49CB-B903-26CD08BC96BC}" type="presParOf" srcId="{94BD7B97-5470-4C87-8E48-B96846B2B2F0}" destId="{CA2CE914-5337-4F93-8676-87D6E7BBC94D}" srcOrd="1" destOrd="0" presId="urn:microsoft.com/office/officeart/2005/8/layout/hierarchy1"/>
    <dgm:cxn modelId="{8EBB029E-2E7F-480A-BB15-E59A7C4B205C}" type="presParOf" srcId="{CA2CE914-5337-4F93-8676-87D6E7BBC94D}" destId="{B2401A2F-CD3F-4885-B8F9-03F6FDEFEBCE}" srcOrd="0" destOrd="0" presId="urn:microsoft.com/office/officeart/2005/8/layout/hierarchy1"/>
    <dgm:cxn modelId="{58E76A71-58BC-4774-B149-BBC40DCA331F}" type="presParOf" srcId="{CA2CE914-5337-4F93-8676-87D6E7BBC94D}" destId="{1B34FA43-C508-4086-97FF-A5F759EF91D7}" srcOrd="1" destOrd="0" presId="urn:microsoft.com/office/officeart/2005/8/layout/hierarchy1"/>
    <dgm:cxn modelId="{7EAFA00E-7C60-4881-BC95-0CA6DEDCAF2B}" type="presParOf" srcId="{1B34FA43-C508-4086-97FF-A5F759EF91D7}" destId="{DB9F9565-4C91-43E7-BECB-21CC18FA7EB8}" srcOrd="0" destOrd="0" presId="urn:microsoft.com/office/officeart/2005/8/layout/hierarchy1"/>
    <dgm:cxn modelId="{5A5BB982-006B-4B02-BB37-1DA8DA4F1086}" type="presParOf" srcId="{DB9F9565-4C91-43E7-BECB-21CC18FA7EB8}" destId="{97C82599-F291-4F92-B6EE-A90AA8139EA5}" srcOrd="0" destOrd="0" presId="urn:microsoft.com/office/officeart/2005/8/layout/hierarchy1"/>
    <dgm:cxn modelId="{B03E58E9-2221-438C-AA3A-1B995A6C1CEB}" type="presParOf" srcId="{DB9F9565-4C91-43E7-BECB-21CC18FA7EB8}" destId="{A1446BC5-2ED4-4870-B260-C0EC0867CB28}" srcOrd="1" destOrd="0" presId="urn:microsoft.com/office/officeart/2005/8/layout/hierarchy1"/>
    <dgm:cxn modelId="{F1278387-DB91-4F79-8524-EA97BE2576AF}" type="presParOf" srcId="{1B34FA43-C508-4086-97FF-A5F759EF91D7}" destId="{55500F56-2122-4264-8260-1A836E494CE5}" srcOrd="1" destOrd="0" presId="urn:microsoft.com/office/officeart/2005/8/layout/hierarchy1"/>
    <dgm:cxn modelId="{05B4685C-383B-4BBB-9C88-DE022529EEF2}" type="presParOf" srcId="{55500F56-2122-4264-8260-1A836E494CE5}" destId="{8E799AC5-ECA9-4217-8824-EF5B6B838FAE}" srcOrd="0" destOrd="0" presId="urn:microsoft.com/office/officeart/2005/8/layout/hierarchy1"/>
    <dgm:cxn modelId="{5FC47CB9-F51D-41E1-A2B8-0163C7BAA186}" type="presParOf" srcId="{55500F56-2122-4264-8260-1A836E494CE5}" destId="{8CCB3E59-F8ED-422C-AC45-6EEF55773E9C}" srcOrd="1" destOrd="0" presId="urn:microsoft.com/office/officeart/2005/8/layout/hierarchy1"/>
    <dgm:cxn modelId="{162C61F3-09DA-4CFA-A69F-31DED24580D6}" type="presParOf" srcId="{8CCB3E59-F8ED-422C-AC45-6EEF55773E9C}" destId="{80B7BEBF-06C2-4BA4-B823-F0DAD978D24D}" srcOrd="0" destOrd="0" presId="urn:microsoft.com/office/officeart/2005/8/layout/hierarchy1"/>
    <dgm:cxn modelId="{228615CC-CC42-4842-961E-3D6215A9F6A8}" type="presParOf" srcId="{80B7BEBF-06C2-4BA4-B823-F0DAD978D24D}" destId="{DC659F96-B09C-48F6-9DB4-73A9BA842BA7}" srcOrd="0" destOrd="0" presId="urn:microsoft.com/office/officeart/2005/8/layout/hierarchy1"/>
    <dgm:cxn modelId="{DB6730E8-C37C-4DAB-92C4-1A0C0C760699}" type="presParOf" srcId="{80B7BEBF-06C2-4BA4-B823-F0DAD978D24D}" destId="{4D506E4F-4471-4F79-A544-53B2272EEBE4}" srcOrd="1" destOrd="0" presId="urn:microsoft.com/office/officeart/2005/8/layout/hierarchy1"/>
    <dgm:cxn modelId="{1C2FDDAD-1858-4AE5-8AFE-2DF7956C32E1}" type="presParOf" srcId="{8CCB3E59-F8ED-422C-AC45-6EEF55773E9C}" destId="{DE489FDF-57B9-42BA-BB6C-2289A2B83DAD}" srcOrd="1" destOrd="0" presId="urn:microsoft.com/office/officeart/2005/8/layout/hierarchy1"/>
    <dgm:cxn modelId="{54507302-FCD8-41B7-B6DD-92CFF149EFD4}" type="presParOf" srcId="{DE489FDF-57B9-42BA-BB6C-2289A2B83DAD}" destId="{5A922DD0-4850-4860-A5E4-E7CBD5E18315}" srcOrd="0" destOrd="0" presId="urn:microsoft.com/office/officeart/2005/8/layout/hierarchy1"/>
    <dgm:cxn modelId="{26056CDD-6CB6-4F69-A714-E663F7DBDC64}" type="presParOf" srcId="{DE489FDF-57B9-42BA-BB6C-2289A2B83DAD}" destId="{7BD36D01-5A5F-4825-A65B-BE73DC7FDD02}" srcOrd="1" destOrd="0" presId="urn:microsoft.com/office/officeart/2005/8/layout/hierarchy1"/>
    <dgm:cxn modelId="{62DEB0E2-E406-4377-90FA-6500BF63BDAD}" type="presParOf" srcId="{7BD36D01-5A5F-4825-A65B-BE73DC7FDD02}" destId="{DB8AB658-BEB9-4DCD-9593-8671CE4A7E07}" srcOrd="0" destOrd="0" presId="urn:microsoft.com/office/officeart/2005/8/layout/hierarchy1"/>
    <dgm:cxn modelId="{EB462114-6C70-4019-96ED-7A7CA197E53C}" type="presParOf" srcId="{DB8AB658-BEB9-4DCD-9593-8671CE4A7E07}" destId="{7339C858-47DC-4782-A462-7103A0C35E2A}" srcOrd="0" destOrd="0" presId="urn:microsoft.com/office/officeart/2005/8/layout/hierarchy1"/>
    <dgm:cxn modelId="{B7395CE2-5690-440A-928F-29FE90C17BF7}" type="presParOf" srcId="{DB8AB658-BEB9-4DCD-9593-8671CE4A7E07}" destId="{2D0A73DE-09E7-44B3-A3B5-3E32194E3704}" srcOrd="1" destOrd="0" presId="urn:microsoft.com/office/officeart/2005/8/layout/hierarchy1"/>
    <dgm:cxn modelId="{6B121810-F43A-4A2F-974A-5AC082DBB932}" type="presParOf" srcId="{7BD36D01-5A5F-4825-A65B-BE73DC7FDD02}" destId="{4D1C7F08-8FF8-4D5C-84BC-5232D9850EE4}" srcOrd="1" destOrd="0" presId="urn:microsoft.com/office/officeart/2005/8/layout/hierarchy1"/>
    <dgm:cxn modelId="{F7BF4919-3669-4DE2-BFD4-CFE8A036638E}" type="presParOf" srcId="{DE489FDF-57B9-42BA-BB6C-2289A2B83DAD}" destId="{973D3134-351C-4CBE-99B5-B636A2E870F7}" srcOrd="2" destOrd="0" presId="urn:microsoft.com/office/officeart/2005/8/layout/hierarchy1"/>
    <dgm:cxn modelId="{337A5DFF-9F7E-46C8-99CA-E1093C183155}" type="presParOf" srcId="{DE489FDF-57B9-42BA-BB6C-2289A2B83DAD}" destId="{91C28613-1AEF-4DA7-865A-3AA771ECBE9F}" srcOrd="3" destOrd="0" presId="urn:microsoft.com/office/officeart/2005/8/layout/hierarchy1"/>
    <dgm:cxn modelId="{32C1E9D8-C6D5-4588-B9D6-A9D6FF84BB2D}" type="presParOf" srcId="{91C28613-1AEF-4DA7-865A-3AA771ECBE9F}" destId="{CF76B323-420A-4BB7-8A12-E26524626DD5}" srcOrd="0" destOrd="0" presId="urn:microsoft.com/office/officeart/2005/8/layout/hierarchy1"/>
    <dgm:cxn modelId="{FE282033-0E55-4277-B915-689587882C6B}" type="presParOf" srcId="{CF76B323-420A-4BB7-8A12-E26524626DD5}" destId="{8B985E89-57AC-4E08-B0B4-875C8FA1CC52}" srcOrd="0" destOrd="0" presId="urn:microsoft.com/office/officeart/2005/8/layout/hierarchy1"/>
    <dgm:cxn modelId="{97F16AD3-3377-425F-8AB0-ADC57B083FE6}" type="presParOf" srcId="{CF76B323-420A-4BB7-8A12-E26524626DD5}" destId="{EF5B3773-740E-48F1-9104-DD77DFFE26F8}" srcOrd="1" destOrd="0" presId="urn:microsoft.com/office/officeart/2005/8/layout/hierarchy1"/>
    <dgm:cxn modelId="{9ED996DE-8D89-4D85-B83B-98617E8ECF43}" type="presParOf" srcId="{91C28613-1AEF-4DA7-865A-3AA771ECBE9F}" destId="{3D3375BF-0B2C-49D5-B995-969E051B1D1A}" srcOrd="1" destOrd="0" presId="urn:microsoft.com/office/officeart/2005/8/layout/hierarchy1"/>
    <dgm:cxn modelId="{89C6FC64-4B9E-4F14-B7AF-FD880AED8920}" type="presParOf" srcId="{DE489FDF-57B9-42BA-BB6C-2289A2B83DAD}" destId="{DBCA24FE-B4F5-4816-AF2B-B7CBC7D4509F}" srcOrd="4" destOrd="0" presId="urn:microsoft.com/office/officeart/2005/8/layout/hierarchy1"/>
    <dgm:cxn modelId="{3DF383EA-0F72-4242-926F-61CA8E4441D8}" type="presParOf" srcId="{DE489FDF-57B9-42BA-BB6C-2289A2B83DAD}" destId="{6CF32E73-0C6E-4791-91EC-76F165F997F2}" srcOrd="5" destOrd="0" presId="urn:microsoft.com/office/officeart/2005/8/layout/hierarchy1"/>
    <dgm:cxn modelId="{3B7E9E5D-D6D7-4DE6-B18C-4E79081FDBA7}" type="presParOf" srcId="{6CF32E73-0C6E-4791-91EC-76F165F997F2}" destId="{116CC7EE-1836-4102-A62B-0BBA218F5F1F}" srcOrd="0" destOrd="0" presId="urn:microsoft.com/office/officeart/2005/8/layout/hierarchy1"/>
    <dgm:cxn modelId="{006BA6A4-CA7E-4458-B161-FC517A716F63}" type="presParOf" srcId="{116CC7EE-1836-4102-A62B-0BBA218F5F1F}" destId="{9F6E72FE-D9FD-45E7-A399-4EB4D7155FE6}" srcOrd="0" destOrd="0" presId="urn:microsoft.com/office/officeart/2005/8/layout/hierarchy1"/>
    <dgm:cxn modelId="{DCD2971F-A580-4E39-B243-89C7ADEB00F7}" type="presParOf" srcId="{116CC7EE-1836-4102-A62B-0BBA218F5F1F}" destId="{57A4D306-8A19-4D40-AB21-85666011B353}" srcOrd="1" destOrd="0" presId="urn:microsoft.com/office/officeart/2005/8/layout/hierarchy1"/>
    <dgm:cxn modelId="{82555360-B736-4259-B044-1214EE1C43B6}" type="presParOf" srcId="{6CF32E73-0C6E-4791-91EC-76F165F997F2}" destId="{5B8397FF-0616-4261-ADAB-F6CA188D2B59}" srcOrd="1" destOrd="0" presId="urn:microsoft.com/office/officeart/2005/8/layout/hierarchy1"/>
    <dgm:cxn modelId="{73442CAD-12E6-4436-B92C-381ABFD737C3}" type="presParOf" srcId="{7076544C-55FA-4AA7-B8AB-79F2C1FB4CD4}" destId="{029FA9A6-2273-48CA-BE34-77416431C78F}" srcOrd="8" destOrd="0" presId="urn:microsoft.com/office/officeart/2005/8/layout/hierarchy1"/>
    <dgm:cxn modelId="{844BD50D-A92D-4402-BE28-E241E18B4D24}" type="presParOf" srcId="{7076544C-55FA-4AA7-B8AB-79F2C1FB4CD4}" destId="{B15211A9-1833-4B68-BB02-D6FC479E7FA5}" srcOrd="9" destOrd="0" presId="urn:microsoft.com/office/officeart/2005/8/layout/hierarchy1"/>
    <dgm:cxn modelId="{B6FB3916-1070-4DF9-9BDC-BA29001233A9}" type="presParOf" srcId="{B15211A9-1833-4B68-BB02-D6FC479E7FA5}" destId="{FEDC09C5-E39D-436E-85A6-5CBB8E4E6B71}" srcOrd="0" destOrd="0" presId="urn:microsoft.com/office/officeart/2005/8/layout/hierarchy1"/>
    <dgm:cxn modelId="{D2F93D2D-9E84-45FD-9B97-A9C8BE64094E}" type="presParOf" srcId="{FEDC09C5-E39D-436E-85A6-5CBB8E4E6B71}" destId="{60D03E53-211F-4B41-ACC4-896CF336DD2F}" srcOrd="0" destOrd="0" presId="urn:microsoft.com/office/officeart/2005/8/layout/hierarchy1"/>
    <dgm:cxn modelId="{C975DCB2-1AC4-4891-8C98-7A9A609374C3}" type="presParOf" srcId="{FEDC09C5-E39D-436E-85A6-5CBB8E4E6B71}" destId="{E9E41C80-9264-4E16-90CC-736B6C132061}" srcOrd="1" destOrd="0" presId="urn:microsoft.com/office/officeart/2005/8/layout/hierarchy1"/>
    <dgm:cxn modelId="{78319E52-9765-4EB3-B892-D938564A89B3}" type="presParOf" srcId="{B15211A9-1833-4B68-BB02-D6FC479E7FA5}" destId="{876B74F5-4C8C-4AEF-85DD-0ABAD2056354}" srcOrd="1" destOrd="0" presId="urn:microsoft.com/office/officeart/2005/8/layout/hierarchy1"/>
    <dgm:cxn modelId="{7154C3CC-4D55-4BBC-B683-F15A7ED07125}" type="presParOf" srcId="{876B74F5-4C8C-4AEF-85DD-0ABAD2056354}" destId="{13F8FDEB-BE3C-4DEA-A158-638D2A2B3F1B}" srcOrd="0" destOrd="0" presId="urn:microsoft.com/office/officeart/2005/8/layout/hierarchy1"/>
    <dgm:cxn modelId="{6D9D183E-7DB3-41F0-8BE3-A83282F90A2B}" type="presParOf" srcId="{876B74F5-4C8C-4AEF-85DD-0ABAD2056354}" destId="{C07B7567-CD65-45CF-A782-0AC636E76C88}" srcOrd="1" destOrd="0" presId="urn:microsoft.com/office/officeart/2005/8/layout/hierarchy1"/>
    <dgm:cxn modelId="{88248D95-BBFA-4EA5-817D-08E4C3D7ABB5}" type="presParOf" srcId="{C07B7567-CD65-45CF-A782-0AC636E76C88}" destId="{BB1CC591-C2A7-476D-8899-489575A07065}" srcOrd="0" destOrd="0" presId="urn:microsoft.com/office/officeart/2005/8/layout/hierarchy1"/>
    <dgm:cxn modelId="{BDC9E5EA-7789-4977-93B4-65A96EFE7DFE}" type="presParOf" srcId="{BB1CC591-C2A7-476D-8899-489575A07065}" destId="{5BF26971-CF85-4D8B-84E5-FA04C894E479}" srcOrd="0" destOrd="0" presId="urn:microsoft.com/office/officeart/2005/8/layout/hierarchy1"/>
    <dgm:cxn modelId="{C11AF241-6572-4D89-AB73-6E5439F64299}" type="presParOf" srcId="{BB1CC591-C2A7-476D-8899-489575A07065}" destId="{E45546C2-908F-4C2E-A527-7465338ED3D7}" srcOrd="1" destOrd="0" presId="urn:microsoft.com/office/officeart/2005/8/layout/hierarchy1"/>
    <dgm:cxn modelId="{00E3518C-1B2E-4A5E-9462-82FA27C672F9}" type="presParOf" srcId="{C07B7567-CD65-45CF-A782-0AC636E76C88}" destId="{8895735E-CCDF-4704-BA2C-7B66C8279C1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F8FDEB-BE3C-4DEA-A158-638D2A2B3F1B}">
      <dsp:nvSpPr>
        <dsp:cNvPr id="0" name=""/>
        <dsp:cNvSpPr/>
      </dsp:nvSpPr>
      <dsp:spPr>
        <a:xfrm>
          <a:off x="6334189" y="1485330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9FA9A6-2273-48CA-BE34-77416431C78F}">
      <dsp:nvSpPr>
        <dsp:cNvPr id="0" name=""/>
        <dsp:cNvSpPr/>
      </dsp:nvSpPr>
      <dsp:spPr>
        <a:xfrm>
          <a:off x="3346909" y="910956"/>
          <a:ext cx="3033000" cy="180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57"/>
              </a:lnTo>
              <a:lnTo>
                <a:pt x="3033000" y="122957"/>
              </a:lnTo>
              <a:lnTo>
                <a:pt x="3033000" y="18042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CA24FE-B4F5-4816-AF2B-B7CBC7D4509F}">
      <dsp:nvSpPr>
        <dsp:cNvPr id="0" name=""/>
        <dsp:cNvSpPr/>
      </dsp:nvSpPr>
      <dsp:spPr>
        <a:xfrm>
          <a:off x="5621659" y="2634079"/>
          <a:ext cx="758250" cy="180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57"/>
              </a:lnTo>
              <a:lnTo>
                <a:pt x="758250" y="122957"/>
              </a:lnTo>
              <a:lnTo>
                <a:pt x="75825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3D3134-351C-4CBE-99B5-B636A2E870F7}">
      <dsp:nvSpPr>
        <dsp:cNvPr id="0" name=""/>
        <dsp:cNvSpPr/>
      </dsp:nvSpPr>
      <dsp:spPr>
        <a:xfrm>
          <a:off x="5575939" y="2634079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922DD0-4850-4860-A5E4-E7CBD5E18315}">
      <dsp:nvSpPr>
        <dsp:cNvPr id="0" name=""/>
        <dsp:cNvSpPr/>
      </dsp:nvSpPr>
      <dsp:spPr>
        <a:xfrm>
          <a:off x="4863409" y="2634079"/>
          <a:ext cx="758250" cy="180429"/>
        </a:xfrm>
        <a:custGeom>
          <a:avLst/>
          <a:gdLst/>
          <a:ahLst/>
          <a:cxnLst/>
          <a:rect l="0" t="0" r="0" b="0"/>
          <a:pathLst>
            <a:path>
              <a:moveTo>
                <a:pt x="758250" y="0"/>
              </a:moveTo>
              <a:lnTo>
                <a:pt x="758250" y="122957"/>
              </a:lnTo>
              <a:lnTo>
                <a:pt x="0" y="122957"/>
              </a:lnTo>
              <a:lnTo>
                <a:pt x="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799AC5-ECA9-4217-8824-EF5B6B838FAE}">
      <dsp:nvSpPr>
        <dsp:cNvPr id="0" name=""/>
        <dsp:cNvSpPr/>
      </dsp:nvSpPr>
      <dsp:spPr>
        <a:xfrm>
          <a:off x="5575939" y="2059705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401A2F-CD3F-4885-B8F9-03F6FDEFEBCE}">
      <dsp:nvSpPr>
        <dsp:cNvPr id="0" name=""/>
        <dsp:cNvSpPr/>
      </dsp:nvSpPr>
      <dsp:spPr>
        <a:xfrm>
          <a:off x="5575939" y="1485330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06A3C6-F266-43DE-9BC1-D6E56B58126E}">
      <dsp:nvSpPr>
        <dsp:cNvPr id="0" name=""/>
        <dsp:cNvSpPr/>
      </dsp:nvSpPr>
      <dsp:spPr>
        <a:xfrm>
          <a:off x="3346909" y="910956"/>
          <a:ext cx="2274750" cy="180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57"/>
              </a:lnTo>
              <a:lnTo>
                <a:pt x="2274750" y="122957"/>
              </a:lnTo>
              <a:lnTo>
                <a:pt x="2274750" y="18042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1258E3-D47A-4F8A-8E20-AB6964D2F890}">
      <dsp:nvSpPr>
        <dsp:cNvPr id="0" name=""/>
        <dsp:cNvSpPr/>
      </dsp:nvSpPr>
      <dsp:spPr>
        <a:xfrm>
          <a:off x="3346909" y="2634079"/>
          <a:ext cx="758250" cy="180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57"/>
              </a:lnTo>
              <a:lnTo>
                <a:pt x="758250" y="122957"/>
              </a:lnTo>
              <a:lnTo>
                <a:pt x="75825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B943A3-DD2F-4941-81BF-1F8F456F4086}">
      <dsp:nvSpPr>
        <dsp:cNvPr id="0" name=""/>
        <dsp:cNvSpPr/>
      </dsp:nvSpPr>
      <dsp:spPr>
        <a:xfrm>
          <a:off x="3301189" y="2634079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E84994-7FAF-4A67-8FFA-C0BBBB3F9DF2}">
      <dsp:nvSpPr>
        <dsp:cNvPr id="0" name=""/>
        <dsp:cNvSpPr/>
      </dsp:nvSpPr>
      <dsp:spPr>
        <a:xfrm>
          <a:off x="2588658" y="2634079"/>
          <a:ext cx="758250" cy="180429"/>
        </a:xfrm>
        <a:custGeom>
          <a:avLst/>
          <a:gdLst/>
          <a:ahLst/>
          <a:cxnLst/>
          <a:rect l="0" t="0" r="0" b="0"/>
          <a:pathLst>
            <a:path>
              <a:moveTo>
                <a:pt x="758250" y="0"/>
              </a:moveTo>
              <a:lnTo>
                <a:pt x="758250" y="122957"/>
              </a:lnTo>
              <a:lnTo>
                <a:pt x="0" y="122957"/>
              </a:lnTo>
              <a:lnTo>
                <a:pt x="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0ADF10-A942-415E-BFB6-96F9B8441A25}">
      <dsp:nvSpPr>
        <dsp:cNvPr id="0" name=""/>
        <dsp:cNvSpPr/>
      </dsp:nvSpPr>
      <dsp:spPr>
        <a:xfrm>
          <a:off x="3301189" y="2059705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E6EB37-018A-4F38-9BCF-6622DA681C95}">
      <dsp:nvSpPr>
        <dsp:cNvPr id="0" name=""/>
        <dsp:cNvSpPr/>
      </dsp:nvSpPr>
      <dsp:spPr>
        <a:xfrm>
          <a:off x="3301189" y="1485330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5AF3B5-A258-4FDE-8E68-F4BB66EC74A1}">
      <dsp:nvSpPr>
        <dsp:cNvPr id="0" name=""/>
        <dsp:cNvSpPr/>
      </dsp:nvSpPr>
      <dsp:spPr>
        <a:xfrm>
          <a:off x="3301189" y="910956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AE1563-C1AF-4F51-A83C-CCAC66369539}">
      <dsp:nvSpPr>
        <dsp:cNvPr id="0" name=""/>
        <dsp:cNvSpPr/>
      </dsp:nvSpPr>
      <dsp:spPr>
        <a:xfrm>
          <a:off x="1072158" y="2634079"/>
          <a:ext cx="758250" cy="1804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57"/>
              </a:lnTo>
              <a:lnTo>
                <a:pt x="758250" y="122957"/>
              </a:lnTo>
              <a:lnTo>
                <a:pt x="75825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214BD6-DCC2-47AD-A511-8530123D78C3}">
      <dsp:nvSpPr>
        <dsp:cNvPr id="0" name=""/>
        <dsp:cNvSpPr/>
      </dsp:nvSpPr>
      <dsp:spPr>
        <a:xfrm>
          <a:off x="1026438" y="2634079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F67F2-27A9-49C6-9F5B-630D4E145260}">
      <dsp:nvSpPr>
        <dsp:cNvPr id="0" name=""/>
        <dsp:cNvSpPr/>
      </dsp:nvSpPr>
      <dsp:spPr>
        <a:xfrm>
          <a:off x="313908" y="2634079"/>
          <a:ext cx="758250" cy="180429"/>
        </a:xfrm>
        <a:custGeom>
          <a:avLst/>
          <a:gdLst/>
          <a:ahLst/>
          <a:cxnLst/>
          <a:rect l="0" t="0" r="0" b="0"/>
          <a:pathLst>
            <a:path>
              <a:moveTo>
                <a:pt x="758250" y="0"/>
              </a:moveTo>
              <a:lnTo>
                <a:pt x="758250" y="122957"/>
              </a:lnTo>
              <a:lnTo>
                <a:pt x="0" y="122957"/>
              </a:lnTo>
              <a:lnTo>
                <a:pt x="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96A375-6951-41F5-9C32-14B3B4B3ADFF}">
      <dsp:nvSpPr>
        <dsp:cNvPr id="0" name=""/>
        <dsp:cNvSpPr/>
      </dsp:nvSpPr>
      <dsp:spPr>
        <a:xfrm>
          <a:off x="1026438" y="2059705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468B63-3DC4-4CA0-8867-3B6DFDAE083F}">
      <dsp:nvSpPr>
        <dsp:cNvPr id="0" name=""/>
        <dsp:cNvSpPr/>
      </dsp:nvSpPr>
      <dsp:spPr>
        <a:xfrm>
          <a:off x="1026438" y="1485330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D39F73-D86E-4F2F-8375-04F941F0A4B4}">
      <dsp:nvSpPr>
        <dsp:cNvPr id="0" name=""/>
        <dsp:cNvSpPr/>
      </dsp:nvSpPr>
      <dsp:spPr>
        <a:xfrm>
          <a:off x="1072158" y="910956"/>
          <a:ext cx="2274750" cy="180429"/>
        </a:xfrm>
        <a:custGeom>
          <a:avLst/>
          <a:gdLst/>
          <a:ahLst/>
          <a:cxnLst/>
          <a:rect l="0" t="0" r="0" b="0"/>
          <a:pathLst>
            <a:path>
              <a:moveTo>
                <a:pt x="2274750" y="0"/>
              </a:moveTo>
              <a:lnTo>
                <a:pt x="2274750" y="122957"/>
              </a:lnTo>
              <a:lnTo>
                <a:pt x="0" y="122957"/>
              </a:lnTo>
              <a:lnTo>
                <a:pt x="0" y="18042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E102E9-DF48-489D-813E-A7BFA880A262}">
      <dsp:nvSpPr>
        <dsp:cNvPr id="0" name=""/>
        <dsp:cNvSpPr/>
      </dsp:nvSpPr>
      <dsp:spPr>
        <a:xfrm>
          <a:off x="268188" y="1485330"/>
          <a:ext cx="91440" cy="1804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4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83FB8D-2341-496B-9505-AD53DDDA3D41}">
      <dsp:nvSpPr>
        <dsp:cNvPr id="0" name=""/>
        <dsp:cNvSpPr/>
      </dsp:nvSpPr>
      <dsp:spPr>
        <a:xfrm>
          <a:off x="313908" y="910956"/>
          <a:ext cx="3033000" cy="180429"/>
        </a:xfrm>
        <a:custGeom>
          <a:avLst/>
          <a:gdLst/>
          <a:ahLst/>
          <a:cxnLst/>
          <a:rect l="0" t="0" r="0" b="0"/>
          <a:pathLst>
            <a:path>
              <a:moveTo>
                <a:pt x="3033000" y="0"/>
              </a:moveTo>
              <a:lnTo>
                <a:pt x="3033000" y="122957"/>
              </a:lnTo>
              <a:lnTo>
                <a:pt x="0" y="122957"/>
              </a:lnTo>
              <a:lnTo>
                <a:pt x="0" y="18042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2F8F94-3A38-45B0-8A16-EA29279FC95B}">
      <dsp:nvSpPr>
        <dsp:cNvPr id="0" name=""/>
        <dsp:cNvSpPr/>
      </dsp:nvSpPr>
      <dsp:spPr>
        <a:xfrm>
          <a:off x="3036715" y="517010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578EEB0-5AD0-45F0-997E-C69B1633A5D8}">
      <dsp:nvSpPr>
        <dsp:cNvPr id="0" name=""/>
        <dsp:cNvSpPr/>
      </dsp:nvSpPr>
      <dsp:spPr>
        <a:xfrm>
          <a:off x="3105647" y="582495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Juiza Presidente</a:t>
          </a:r>
        </a:p>
      </dsp:txBody>
      <dsp:txXfrm>
        <a:off x="3117185" y="594033"/>
        <a:ext cx="597310" cy="370869"/>
      </dsp:txXfrm>
    </dsp:sp>
    <dsp:sp modelId="{3D391792-B275-44C9-87E9-B4CB2C85B69F}">
      <dsp:nvSpPr>
        <dsp:cNvPr id="0" name=""/>
        <dsp:cNvSpPr/>
      </dsp:nvSpPr>
      <dsp:spPr>
        <a:xfrm>
          <a:off x="3714" y="1091385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99A250-8DF4-410E-BBEC-6B3517132C0B}">
      <dsp:nvSpPr>
        <dsp:cNvPr id="0" name=""/>
        <dsp:cNvSpPr/>
      </dsp:nvSpPr>
      <dsp:spPr>
        <a:xfrm>
          <a:off x="72646" y="1156870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Curadoria de Menores</a:t>
          </a:r>
        </a:p>
      </dsp:txBody>
      <dsp:txXfrm>
        <a:off x="84184" y="1168408"/>
        <a:ext cx="597310" cy="370869"/>
      </dsp:txXfrm>
    </dsp:sp>
    <dsp:sp modelId="{17E23D8B-F8BA-4062-A818-3A744740FFB0}">
      <dsp:nvSpPr>
        <dsp:cNvPr id="0" name=""/>
        <dsp:cNvSpPr/>
      </dsp:nvSpPr>
      <dsp:spPr>
        <a:xfrm>
          <a:off x="3714" y="1665759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D691A5A-05AE-41CA-A489-2395ACC4A900}">
      <dsp:nvSpPr>
        <dsp:cNvPr id="0" name=""/>
        <dsp:cNvSpPr/>
      </dsp:nvSpPr>
      <dsp:spPr>
        <a:xfrm>
          <a:off x="72646" y="1731244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Cartório da Curadoria</a:t>
          </a:r>
        </a:p>
      </dsp:txBody>
      <dsp:txXfrm>
        <a:off x="84184" y="1742782"/>
        <a:ext cx="597310" cy="370869"/>
      </dsp:txXfrm>
    </dsp:sp>
    <dsp:sp modelId="{F391A001-7328-4C43-9A60-4724E3311F90}">
      <dsp:nvSpPr>
        <dsp:cNvPr id="0" name=""/>
        <dsp:cNvSpPr/>
      </dsp:nvSpPr>
      <dsp:spPr>
        <a:xfrm>
          <a:off x="761965" y="1091385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9AB29E7-6847-4095-99F8-1F60F6351B89}">
      <dsp:nvSpPr>
        <dsp:cNvPr id="0" name=""/>
        <dsp:cNvSpPr/>
      </dsp:nvSpPr>
      <dsp:spPr>
        <a:xfrm>
          <a:off x="830896" y="1156870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Juiz da 1 Secç</a:t>
          </a:r>
          <a:r>
            <a:rPr lang="en-US" sz="700" kern="1200">
              <a:latin typeface="Times New Roman"/>
              <a:cs typeface="Times New Roman"/>
            </a:rPr>
            <a:t>ã</a:t>
          </a:r>
          <a:r>
            <a:rPr lang="en-US" sz="700" kern="1200"/>
            <a:t>o</a:t>
          </a:r>
        </a:p>
      </dsp:txBody>
      <dsp:txXfrm>
        <a:off x="842434" y="1168408"/>
        <a:ext cx="597310" cy="370869"/>
      </dsp:txXfrm>
    </dsp:sp>
    <dsp:sp modelId="{7F801E62-924B-4BA4-B2A4-2AD6BB19C838}">
      <dsp:nvSpPr>
        <dsp:cNvPr id="0" name=""/>
        <dsp:cNvSpPr/>
      </dsp:nvSpPr>
      <dsp:spPr>
        <a:xfrm>
          <a:off x="761965" y="1665759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BBF7A08-240B-42B9-93C7-BF8D01C1024E}">
      <dsp:nvSpPr>
        <dsp:cNvPr id="0" name=""/>
        <dsp:cNvSpPr/>
      </dsp:nvSpPr>
      <dsp:spPr>
        <a:xfrm>
          <a:off x="830896" y="1731244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Cartório da 1 Secç</a:t>
          </a:r>
          <a:r>
            <a:rPr lang="en-US" sz="700" kern="1200">
              <a:latin typeface="Times New Roman"/>
              <a:cs typeface="Times New Roman"/>
            </a:rPr>
            <a:t>ã</a:t>
          </a:r>
          <a:r>
            <a:rPr lang="en-US" sz="700" kern="1200"/>
            <a:t>o</a:t>
          </a:r>
        </a:p>
      </dsp:txBody>
      <dsp:txXfrm>
        <a:off x="842434" y="1742782"/>
        <a:ext cx="597310" cy="370869"/>
      </dsp:txXfrm>
    </dsp:sp>
    <dsp:sp modelId="{2E1F6128-FC9C-4DB4-A2C1-D779126B5E61}">
      <dsp:nvSpPr>
        <dsp:cNvPr id="0" name=""/>
        <dsp:cNvSpPr/>
      </dsp:nvSpPr>
      <dsp:spPr>
        <a:xfrm>
          <a:off x="761965" y="2240134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71B4C0-63DE-44B1-9411-90BE2CEE3A67}">
      <dsp:nvSpPr>
        <dsp:cNvPr id="0" name=""/>
        <dsp:cNvSpPr/>
      </dsp:nvSpPr>
      <dsp:spPr>
        <a:xfrm>
          <a:off x="830896" y="2305619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Escrivao da Seccao 1</a:t>
          </a:r>
        </a:p>
      </dsp:txBody>
      <dsp:txXfrm>
        <a:off x="842434" y="2317157"/>
        <a:ext cx="597310" cy="370869"/>
      </dsp:txXfrm>
    </dsp:sp>
    <dsp:sp modelId="{64974AB1-505C-4F75-83C9-6C0EB0F8F520}">
      <dsp:nvSpPr>
        <dsp:cNvPr id="0" name=""/>
        <dsp:cNvSpPr/>
      </dsp:nvSpPr>
      <dsp:spPr>
        <a:xfrm>
          <a:off x="3714" y="2814508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A84018-20D5-4058-9051-0597308E5C08}">
      <dsp:nvSpPr>
        <dsp:cNvPr id="0" name=""/>
        <dsp:cNvSpPr/>
      </dsp:nvSpPr>
      <dsp:spPr>
        <a:xfrm>
          <a:off x="72646" y="2879993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Ajudante 1</a:t>
          </a:r>
        </a:p>
      </dsp:txBody>
      <dsp:txXfrm>
        <a:off x="84184" y="2891531"/>
        <a:ext cx="597310" cy="370869"/>
      </dsp:txXfrm>
    </dsp:sp>
    <dsp:sp modelId="{409F661E-B710-4932-8447-C03654CC9127}">
      <dsp:nvSpPr>
        <dsp:cNvPr id="0" name=""/>
        <dsp:cNvSpPr/>
      </dsp:nvSpPr>
      <dsp:spPr>
        <a:xfrm>
          <a:off x="761965" y="2814508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C8E3425-019F-4544-8B81-D980F5FB3727}">
      <dsp:nvSpPr>
        <dsp:cNvPr id="0" name=""/>
        <dsp:cNvSpPr/>
      </dsp:nvSpPr>
      <dsp:spPr>
        <a:xfrm>
          <a:off x="830896" y="2879993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Ajudante 2</a:t>
          </a:r>
        </a:p>
      </dsp:txBody>
      <dsp:txXfrm>
        <a:off x="842434" y="2891531"/>
        <a:ext cx="597310" cy="370869"/>
      </dsp:txXfrm>
    </dsp:sp>
    <dsp:sp modelId="{EA33AFCE-1F4F-4CBB-BA05-F9566B76BD6D}">
      <dsp:nvSpPr>
        <dsp:cNvPr id="0" name=""/>
        <dsp:cNvSpPr/>
      </dsp:nvSpPr>
      <dsp:spPr>
        <a:xfrm>
          <a:off x="1520215" y="2814508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E3C136E-2A98-4E56-AFC7-465EE4BAB0AA}">
      <dsp:nvSpPr>
        <dsp:cNvPr id="0" name=""/>
        <dsp:cNvSpPr/>
      </dsp:nvSpPr>
      <dsp:spPr>
        <a:xfrm>
          <a:off x="1589147" y="2879993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Ajudante 3</a:t>
          </a:r>
        </a:p>
      </dsp:txBody>
      <dsp:txXfrm>
        <a:off x="1600685" y="2891531"/>
        <a:ext cx="597310" cy="370869"/>
      </dsp:txXfrm>
    </dsp:sp>
    <dsp:sp modelId="{FBDDCF0B-CDE1-4361-AF25-54740597A518}">
      <dsp:nvSpPr>
        <dsp:cNvPr id="0" name=""/>
        <dsp:cNvSpPr/>
      </dsp:nvSpPr>
      <dsp:spPr>
        <a:xfrm>
          <a:off x="3036715" y="1091385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31C1A83-5CEF-418D-824A-E658F8B1413A}">
      <dsp:nvSpPr>
        <dsp:cNvPr id="0" name=""/>
        <dsp:cNvSpPr/>
      </dsp:nvSpPr>
      <dsp:spPr>
        <a:xfrm>
          <a:off x="3105647" y="1156870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Juiza da 2 Secção</a:t>
          </a:r>
        </a:p>
      </dsp:txBody>
      <dsp:txXfrm>
        <a:off x="3117185" y="1168408"/>
        <a:ext cx="597310" cy="370869"/>
      </dsp:txXfrm>
    </dsp:sp>
    <dsp:sp modelId="{5778103A-A71C-4600-AD66-5EA5654D5911}">
      <dsp:nvSpPr>
        <dsp:cNvPr id="0" name=""/>
        <dsp:cNvSpPr/>
      </dsp:nvSpPr>
      <dsp:spPr>
        <a:xfrm>
          <a:off x="3036715" y="1665759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FF503C-61E5-40C3-A8BF-C8F1C5008E5D}">
      <dsp:nvSpPr>
        <dsp:cNvPr id="0" name=""/>
        <dsp:cNvSpPr/>
      </dsp:nvSpPr>
      <dsp:spPr>
        <a:xfrm>
          <a:off x="3105647" y="1731244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Cartório da 2 Secç</a:t>
          </a:r>
          <a:r>
            <a:rPr lang="en-US" sz="700" kern="1200">
              <a:latin typeface="Times New Roman"/>
              <a:cs typeface="Times New Roman"/>
            </a:rPr>
            <a:t>ã</a:t>
          </a:r>
          <a:r>
            <a:rPr lang="en-US" sz="700" kern="1200"/>
            <a:t>o</a:t>
          </a:r>
        </a:p>
      </dsp:txBody>
      <dsp:txXfrm>
        <a:off x="3117185" y="1742782"/>
        <a:ext cx="597310" cy="370869"/>
      </dsp:txXfrm>
    </dsp:sp>
    <dsp:sp modelId="{F4E0245A-9E33-4E97-A08C-2262823EBE8B}">
      <dsp:nvSpPr>
        <dsp:cNvPr id="0" name=""/>
        <dsp:cNvSpPr/>
      </dsp:nvSpPr>
      <dsp:spPr>
        <a:xfrm>
          <a:off x="3036715" y="2240134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B760A8B-B72A-40CA-A6CA-5BB9ECC0CB59}">
      <dsp:nvSpPr>
        <dsp:cNvPr id="0" name=""/>
        <dsp:cNvSpPr/>
      </dsp:nvSpPr>
      <dsp:spPr>
        <a:xfrm>
          <a:off x="3105647" y="2305619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Escrivao da Seccao 2</a:t>
          </a:r>
        </a:p>
      </dsp:txBody>
      <dsp:txXfrm>
        <a:off x="3117185" y="2317157"/>
        <a:ext cx="597310" cy="370869"/>
      </dsp:txXfrm>
    </dsp:sp>
    <dsp:sp modelId="{2424EACA-75E1-4E1F-BC19-BA7F41EA28E6}">
      <dsp:nvSpPr>
        <dsp:cNvPr id="0" name=""/>
        <dsp:cNvSpPr/>
      </dsp:nvSpPr>
      <dsp:spPr>
        <a:xfrm>
          <a:off x="2278465" y="2814508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ADF59E-8FA0-4BCF-BA51-341A77172120}">
      <dsp:nvSpPr>
        <dsp:cNvPr id="0" name=""/>
        <dsp:cNvSpPr/>
      </dsp:nvSpPr>
      <dsp:spPr>
        <a:xfrm>
          <a:off x="2347397" y="2879993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Ajudante 1</a:t>
          </a:r>
        </a:p>
      </dsp:txBody>
      <dsp:txXfrm>
        <a:off x="2358935" y="2891531"/>
        <a:ext cx="597310" cy="370869"/>
      </dsp:txXfrm>
    </dsp:sp>
    <dsp:sp modelId="{3CBFCD84-2267-4645-B31B-91FAFCFBC835}">
      <dsp:nvSpPr>
        <dsp:cNvPr id="0" name=""/>
        <dsp:cNvSpPr/>
      </dsp:nvSpPr>
      <dsp:spPr>
        <a:xfrm>
          <a:off x="3036715" y="2814508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4E716F-3BA2-4971-A6A6-540350CC6661}">
      <dsp:nvSpPr>
        <dsp:cNvPr id="0" name=""/>
        <dsp:cNvSpPr/>
      </dsp:nvSpPr>
      <dsp:spPr>
        <a:xfrm>
          <a:off x="3105647" y="2879993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Ajudante 2</a:t>
          </a:r>
        </a:p>
      </dsp:txBody>
      <dsp:txXfrm>
        <a:off x="3117185" y="2891531"/>
        <a:ext cx="597310" cy="370869"/>
      </dsp:txXfrm>
    </dsp:sp>
    <dsp:sp modelId="{08F8BA13-0FEB-463F-B104-35E6800CAE7E}">
      <dsp:nvSpPr>
        <dsp:cNvPr id="0" name=""/>
        <dsp:cNvSpPr/>
      </dsp:nvSpPr>
      <dsp:spPr>
        <a:xfrm>
          <a:off x="3794966" y="2814508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96857E-9486-414B-B4A0-5D38DE405BC2}">
      <dsp:nvSpPr>
        <dsp:cNvPr id="0" name=""/>
        <dsp:cNvSpPr/>
      </dsp:nvSpPr>
      <dsp:spPr>
        <a:xfrm>
          <a:off x="3863897" y="2879993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Ajudante 3</a:t>
          </a:r>
        </a:p>
      </dsp:txBody>
      <dsp:txXfrm>
        <a:off x="3875435" y="2891531"/>
        <a:ext cx="597310" cy="370869"/>
      </dsp:txXfrm>
    </dsp:sp>
    <dsp:sp modelId="{E7F11D0C-842B-4BF1-9CB7-A1718B803E08}">
      <dsp:nvSpPr>
        <dsp:cNvPr id="0" name=""/>
        <dsp:cNvSpPr/>
      </dsp:nvSpPr>
      <dsp:spPr>
        <a:xfrm>
          <a:off x="5311466" y="1091385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E3000B1-574D-4E7E-9A5C-6CF2AC828DE4}">
      <dsp:nvSpPr>
        <dsp:cNvPr id="0" name=""/>
        <dsp:cNvSpPr/>
      </dsp:nvSpPr>
      <dsp:spPr>
        <a:xfrm>
          <a:off x="5380398" y="1156870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Juiz da 3 Secção</a:t>
          </a:r>
        </a:p>
      </dsp:txBody>
      <dsp:txXfrm>
        <a:off x="5391936" y="1168408"/>
        <a:ext cx="597310" cy="370869"/>
      </dsp:txXfrm>
    </dsp:sp>
    <dsp:sp modelId="{97C82599-F291-4F92-B6EE-A90AA8139EA5}">
      <dsp:nvSpPr>
        <dsp:cNvPr id="0" name=""/>
        <dsp:cNvSpPr/>
      </dsp:nvSpPr>
      <dsp:spPr>
        <a:xfrm>
          <a:off x="5311466" y="1665759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446BC5-2ED4-4870-B260-C0EC0867CB28}">
      <dsp:nvSpPr>
        <dsp:cNvPr id="0" name=""/>
        <dsp:cNvSpPr/>
      </dsp:nvSpPr>
      <dsp:spPr>
        <a:xfrm>
          <a:off x="5380398" y="1731244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Cartória da 3 Secç</a:t>
          </a:r>
          <a:r>
            <a:rPr lang="en-US" sz="700" kern="1200">
              <a:latin typeface="Times New Roman"/>
              <a:cs typeface="Times New Roman"/>
            </a:rPr>
            <a:t>ã</a:t>
          </a:r>
          <a:r>
            <a:rPr lang="en-US" sz="700" kern="1200"/>
            <a:t>o</a:t>
          </a:r>
        </a:p>
      </dsp:txBody>
      <dsp:txXfrm>
        <a:off x="5391936" y="1742782"/>
        <a:ext cx="597310" cy="370869"/>
      </dsp:txXfrm>
    </dsp:sp>
    <dsp:sp modelId="{DC659F96-B09C-48F6-9DB4-73A9BA842BA7}">
      <dsp:nvSpPr>
        <dsp:cNvPr id="0" name=""/>
        <dsp:cNvSpPr/>
      </dsp:nvSpPr>
      <dsp:spPr>
        <a:xfrm>
          <a:off x="5311466" y="2240134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506E4F-4471-4F79-A544-53B2272EEBE4}">
      <dsp:nvSpPr>
        <dsp:cNvPr id="0" name=""/>
        <dsp:cNvSpPr/>
      </dsp:nvSpPr>
      <dsp:spPr>
        <a:xfrm>
          <a:off x="5380398" y="2305619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Escrivao da Seccao 3</a:t>
          </a:r>
        </a:p>
      </dsp:txBody>
      <dsp:txXfrm>
        <a:off x="5391936" y="2317157"/>
        <a:ext cx="597310" cy="370869"/>
      </dsp:txXfrm>
    </dsp:sp>
    <dsp:sp modelId="{7339C858-47DC-4782-A462-7103A0C35E2A}">
      <dsp:nvSpPr>
        <dsp:cNvPr id="0" name=""/>
        <dsp:cNvSpPr/>
      </dsp:nvSpPr>
      <dsp:spPr>
        <a:xfrm>
          <a:off x="4553216" y="2814508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D0A73DE-09E7-44B3-A3B5-3E32194E3704}">
      <dsp:nvSpPr>
        <dsp:cNvPr id="0" name=""/>
        <dsp:cNvSpPr/>
      </dsp:nvSpPr>
      <dsp:spPr>
        <a:xfrm>
          <a:off x="4622148" y="2879993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Ajudante 1</a:t>
          </a:r>
        </a:p>
      </dsp:txBody>
      <dsp:txXfrm>
        <a:off x="4633686" y="2891531"/>
        <a:ext cx="597310" cy="370869"/>
      </dsp:txXfrm>
    </dsp:sp>
    <dsp:sp modelId="{8B985E89-57AC-4E08-B0B4-875C8FA1CC52}">
      <dsp:nvSpPr>
        <dsp:cNvPr id="0" name=""/>
        <dsp:cNvSpPr/>
      </dsp:nvSpPr>
      <dsp:spPr>
        <a:xfrm>
          <a:off x="5311466" y="2814508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F5B3773-740E-48F1-9104-DD77DFFE26F8}">
      <dsp:nvSpPr>
        <dsp:cNvPr id="0" name=""/>
        <dsp:cNvSpPr/>
      </dsp:nvSpPr>
      <dsp:spPr>
        <a:xfrm>
          <a:off x="5380398" y="2879993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Ajudante 2 </a:t>
          </a:r>
        </a:p>
      </dsp:txBody>
      <dsp:txXfrm>
        <a:off x="5391936" y="2891531"/>
        <a:ext cx="597310" cy="370869"/>
      </dsp:txXfrm>
    </dsp:sp>
    <dsp:sp modelId="{9F6E72FE-D9FD-45E7-A399-4EB4D7155FE6}">
      <dsp:nvSpPr>
        <dsp:cNvPr id="0" name=""/>
        <dsp:cNvSpPr/>
      </dsp:nvSpPr>
      <dsp:spPr>
        <a:xfrm>
          <a:off x="6069716" y="2814508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7A4D306-8A19-4D40-AB21-85666011B353}">
      <dsp:nvSpPr>
        <dsp:cNvPr id="0" name=""/>
        <dsp:cNvSpPr/>
      </dsp:nvSpPr>
      <dsp:spPr>
        <a:xfrm>
          <a:off x="6138648" y="2879993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Ajudante 3</a:t>
          </a:r>
        </a:p>
      </dsp:txBody>
      <dsp:txXfrm>
        <a:off x="6150186" y="2891531"/>
        <a:ext cx="597310" cy="370869"/>
      </dsp:txXfrm>
    </dsp:sp>
    <dsp:sp modelId="{60D03E53-211F-4B41-ACC4-896CF336DD2F}">
      <dsp:nvSpPr>
        <dsp:cNvPr id="0" name=""/>
        <dsp:cNvSpPr/>
      </dsp:nvSpPr>
      <dsp:spPr>
        <a:xfrm>
          <a:off x="6069716" y="1091385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9E41C80-9264-4E16-90CC-736B6C132061}">
      <dsp:nvSpPr>
        <dsp:cNvPr id="0" name=""/>
        <dsp:cNvSpPr/>
      </dsp:nvSpPr>
      <dsp:spPr>
        <a:xfrm>
          <a:off x="6138648" y="1156870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Adminitradora Judicial</a:t>
          </a:r>
        </a:p>
      </dsp:txBody>
      <dsp:txXfrm>
        <a:off x="6150186" y="1168408"/>
        <a:ext cx="597310" cy="370869"/>
      </dsp:txXfrm>
    </dsp:sp>
    <dsp:sp modelId="{5BF26971-CF85-4D8B-84E5-FA04C894E479}">
      <dsp:nvSpPr>
        <dsp:cNvPr id="0" name=""/>
        <dsp:cNvSpPr/>
      </dsp:nvSpPr>
      <dsp:spPr>
        <a:xfrm>
          <a:off x="6069716" y="1665759"/>
          <a:ext cx="620386" cy="393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5546C2-908F-4C2E-A527-7465338ED3D7}">
      <dsp:nvSpPr>
        <dsp:cNvPr id="0" name=""/>
        <dsp:cNvSpPr/>
      </dsp:nvSpPr>
      <dsp:spPr>
        <a:xfrm>
          <a:off x="6138648" y="1731244"/>
          <a:ext cx="620386" cy="39394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Secretaria </a:t>
          </a:r>
          <a:r>
            <a:rPr lang="pt-PT" sz="700" kern="1200"/>
            <a:t>Geral</a:t>
          </a:r>
          <a:endParaRPr lang="en-US" sz="700" kern="1200"/>
        </a:p>
      </dsp:txBody>
      <dsp:txXfrm>
        <a:off x="6150186" y="1742782"/>
        <a:ext cx="597310" cy="37086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B0503020000020004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4AB"/>
    <w:rsid w:val="00C7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BC9CADDF944053975636F8682D0BAB">
    <w:name w:val="95BC9CADDF944053975636F8682D0BAB"/>
    <w:rsid w:val="00C764AB"/>
  </w:style>
  <w:style w:type="paragraph" w:customStyle="1" w:styleId="CF11B9BFD4B54685B7D7E178B0F00280">
    <w:name w:val="CF11B9BFD4B54685B7D7E178B0F00280"/>
    <w:rsid w:val="00C76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Pressman</b:Tag>
    <b:SourceType>DocumentFromInternetSite</b:SourceType>
    <b:Guid>{3447B8A6-43C2-4B86-AE14-48687B09C72B}</b:Guid>
    <b:Title>Software engineering: a practitioner's approach</b:Title>
    <b:Year>2005</b:Year>
    <b:URL>http://books.google.com/books?hl=en&amp;lr=&amp;id=bL7QZHtWvaUC&amp;oi=fnd&amp;pg=PR27&amp;dq=pressman+software+1995&amp;ots=O6wccQsK9l&amp;sig=LAlR4xjKzJQ-6snNfGptiV8Mrnk</b:URL>
    <b:Author>
      <b:Author>
        <b:NameList>
          <b:Person>
            <b:Last>Pressman</b:Last>
            <b:First>Roger</b:First>
            <b:Middle>S.</b:Middle>
          </b:Person>
        </b:NameList>
      </b:Author>
    </b:Author>
    <b:InternetSiteTitle> books.google.com</b:InternetSiteTitle>
    <b:RefOrder>8</b:RefOrder>
  </b:Source>
  <b:Source>
    <b:Tag>MartinOdell</b:Tag>
    <b:SourceType>Book</b:SourceType>
    <b:Guid>{70859FE9-6823-4224-B974-DAB8A7EDA476}</b:Guid>
    <b:Author>
      <b:Author>
        <b:Corporate>Odell, J. Martin &amp; J.</b:Corporate>
      </b:Author>
    </b:Author>
    <b:Title>Análise e Projeto Orientados a Objeto</b:Title>
    <b:Year>1995</b:Year>
    <b:City>São Paulo</b:City>
    <b:Publisher>Makron Books</b:Publisher>
    <b:RefOrder>9</b:RefOrder>
  </b:Source>
  <b:Source>
    <b:Tag>Sar07</b:Tag>
    <b:SourceType>InternetSite</b:SourceType>
    <b:Guid>{1D32C881-EF15-47D1-B016-A43C2FBF7396}</b:Guid>
    <b:Author>
      <b:Author>
        <b:Corporate>Sara M.</b:Corporate>
      </b:Author>
    </b:Author>
    <b:Title>Sistemas de Gestão de Base de Dados</b:Title>
    <b:Year>2007</b:Year>
    <b:Month>11</b:Month>
    <b:Day>26</b:Day>
    <b:YearAccessed>2015</b:YearAccessed>
    <b:MonthAccessed>06</b:MonthAccessed>
    <b:DayAccessed>17</b:DayAccessed>
    <b:URL>http://www.notapositiva.com/trab_estudantes/trab_estudantes/tic/tic_trabalhos/sistgestbd.htm</b:URL>
    <b:RefOrder>10</b:RefOrder>
  </b:Source>
  <b:Source>
    <b:Tag>ALM05</b:Tag>
    <b:SourceType>Book</b:SourceType>
    <b:Guid>{3E1065DC-C9A5-4D05-8CC5-E025C3E37A75}</b:Guid>
    <b:Title>Fundamentos para Sistemas de Informação 2 ed.</b:Title>
    <b:Year>2005</b:Year>
    <b:City>Santa Catarina</b:City>
    <b:Publisher>Palhoça UnisulVirtual</b:Publisher>
    <b:Author>
      <b:Author>
        <b:Corporate>A. L Mülbert, e N. M. Ayres</b:Corporate>
      </b:Author>
    </b:Author>
    <b:RefOrder>11</b:RefOrder>
  </b:Source>
  <b:Source>
    <b:Tag>Cae09</b:Tag>
    <b:SourceType>InternetSite</b:SourceType>
    <b:Guid>{347F1998-63F8-4688-9662-DA88C3BED0CC}</b:Guid>
    <b:Author>
      <b:Author>
        <b:Corporate>Caelum</b:Corporate>
      </b:Author>
    </b:Author>
    <b:Title>APOSTILA LABORATÓRIO JAVA COM TESTES, XML E DESIGN PATTERNS</b:Title>
    <b:Year>2009</b:Year>
    <b:YearAccessed>2015</b:YearAccessed>
    <b:MonthAccessed>06</b:MonthAccessed>
    <b:DayAccessed>20</b:DayAccessed>
    <b:URL>http://www.caelum.com.br/apostila-java-testes-xml-design-patterns/interfaces-graficas-com-swing/#5-3-look-and-feel</b:URL>
    <b:RefOrder>12</b:RefOrder>
  </b:Source>
  <b:Source>
    <b:Tag>Sam07</b:Tag>
    <b:SourceType>InternetSite</b:SourceType>
    <b:Guid>{96AC021B-3DDA-4945-AD8A-774729ED39A7}</b:Guid>
    <b:Title>dsc.ufcg</b:Title>
    <b:Year>2007</b:Year>
    <b:Month>1</b:Month>
    <b:YearAccessed>2015</b:YearAccessed>
    <b:MonthAccessed>10</b:MonthAccessed>
    <b:DayAccessed>18</b:DayAccessed>
    <b:URL>http://www.dsc.ufcg.edu.br/~sampaio/cursos/2007.1/Graduacao/SI-II/Uml/diagramas/usecases/usecases.htm</b:URL>
    <b:Author>
      <b:Author>
        <b:NameList>
          <b:Person>
            <b:Last>Sampaio</b:Last>
          </b:Person>
        </b:NameList>
      </b:Author>
    </b:Author>
    <b:RefOrder>13</b:RefOrder>
  </b:Source>
  <b:Source>
    <b:Tag>Mar15</b:Tag>
    <b:SourceType>InternetSite</b:SourceType>
    <b:Guid>{9C5DF3A1-D9AC-4F2F-8C2D-E04E4B5AF6FF}</b:Guid>
    <b:Title>Capítulo 2. Fundamentos do UML</b:Title>
    <b:Author>
      <b:Author>
        <b:NameList>
          <b:Person>
            <b:Last>Gama</b:Last>
            <b:First>Marcus</b:First>
          </b:Person>
        </b:NameList>
      </b:Author>
    </b:Author>
    <b:YearAccessed>2015</b:YearAccessed>
    <b:MonthAccessed>11</b:MonthAccessed>
    <b:DayAccessed>22</b:DayAccessed>
    <b:URL>https://docs.kde.org/trunk4/pt_BR/kdesdk/umbrello/uml-basics.html</b:URL>
    <b:RefOrder>1</b:RefOrder>
  </b:Source>
  <b:Source>
    <b:Tag>Jor94</b:Tag>
    <b:SourceType>DocumentFromInternetSite</b:SourceType>
    <b:Guid>{CF3D9360-A640-414F-A2FE-B9C5E2F22179}</b:Guid>
    <b:Author>
      <b:Author>
        <b:NameList>
          <b:Person>
            <b:Last>Jorge</b:Last>
            <b:First>Mário</b:First>
            <b:Middle>Rui Gomes e Joaquim</b:Middle>
          </b:Person>
        </b:NameList>
      </b:Author>
    </b:Author>
    <b:Title>Capítulo 7. Prototyping for Tiny Fingers</b:Title>
    <b:Year>1994</b:Year>
    <b:Month>04</b:Month>
    <b:YearAccessed>2015</b:YearAccessed>
    <b:MonthAccessed>11</b:MonthAccessed>
    <b:DayAccessed>22</b:DayAccessed>
    <b:URL>http://www.di.ubi.pt/~agomes/ihc/teoricas/07-cap.pdf</b:URL>
    <b:InternetSiteTitle>http://www.di.ubi.pt</b:InternetSiteTitle>
    <b:RefOrder>2</b:RefOrder>
  </b:Source>
  <b:Source>
    <b:Tag>Con10</b:Tag>
    <b:SourceType>DocumentFromInternetSite</b:SourceType>
    <b:Guid>{D74977F5-9243-48B3-8F86-63FD61AD2BA6}</b:Guid>
    <b:Author>
      <b:Author>
        <b:Corporate>Conselho Nacional de Arquivos - CONARQ</b:Corporate>
      </b:Author>
    </b:Author>
    <b:Title>Conselho Nacional de Arquivos</b:Title>
    <b:InternetSiteTitle>www.conarq.arquivonacional.gov.br</b:InternetSiteTitle>
    <b:Year>2010</b:Year>
    <b:Month>04</b:Month>
    <b:YearAccessed>2015</b:YearAccessed>
    <b:MonthAccessed>11</b:MonthAccessed>
    <b:DayAccessed>22</b:DayAccessed>
    <b:URL>http://www.conarq.arquivonacional.gov.br/media/publicacoes/recomenda/recomendaes_para_digitalizao.pdf</b:URL>
    <b:RefOrder>3</b:RefOrder>
  </b:Source>
  <b:Source>
    <b:Tag>WWR70</b:Tag>
    <b:SourceType>Book</b:SourceType>
    <b:Guid>{A8E34614-A106-411F-9048-039C3FAF147A}</b:Guid>
    <b:Title>Managing the development of large software systems: concepts and techniques.</b:Title>
    <b:Year>1970</b:Year>
    <b:Author>
      <b:Author>
        <b:NameList>
          <b:Person>
            <b:Last>Royce</b:Last>
            <b:First>W.W</b:First>
          </b:Person>
        </b:NameList>
      </b:Author>
    </b:Author>
    <b:City>Westcon, Los Angeles, CA.</b:City>
    <b:Publisher>IEEE </b:Publisher>
    <b:RefOrder>4</b:RefOrder>
  </b:Source>
  <b:Source>
    <b:Tag>MSc02</b:Tag>
    <b:SourceType>Book</b:SourceType>
    <b:Guid>{4EB17A3E-341F-4A12-A24A-17A58490FB76}</b:Guid>
    <b:Author>
      <b:Author>
        <b:NameList>
          <b:Person>
            <b:Last>M. Schwaber</b:Last>
            <b:First>K.</b:First>
            <b:Middle>and Beedle,</b:Middle>
          </b:Person>
        </b:NameList>
      </b:Author>
    </b:Author>
    <b:Title> Agile Software Development with Scrum</b:Title>
    <b:Year>2002</b:Year>
    <b:City>New Jersey</b:City>
    <b:Publisher>Prentice-Hall</b:Publisher>
    <b:RefOrder>5</b:RefOrder>
  </b:Source>
  <b:Source>
    <b:Tag>KBe99</b:Tag>
    <b:SourceType>Book</b:SourceType>
    <b:Guid>{71365A2F-E71E-4BAB-A4B6-AFF611CB0734}</b:Guid>
    <b:Author>
      <b:Author>
        <b:NameList>
          <b:Person>
            <b:Last>Beck</b:Last>
            <b:First>K</b:First>
          </b:Person>
        </b:NameList>
      </b:Author>
    </b:Author>
    <b:Title>Programação Extrema Explicada</b:Title>
    <b:Year>1999</b:Year>
    <b:Publisher>Bookman</b:Publisher>
    <b:RefOrder>6</b:RefOrder>
  </b:Source>
  <b:Source>
    <b:Tag>Cre14</b:Tag>
    <b:SourceType>DocumentFromInternetSite</b:SourceType>
    <b:Guid>{B8822492-5A4F-46FA-A4D5-AA7C2A7C0F81}</b:Guid>
    <b:Title>br.ccm.net</b:Title>
    <b:Year>2014</b:Year>
    <b:Author>
      <b:Author>
        <b:NameList>
          <b:Person>
            <b:Last>Commons</b:Last>
            <b:First>Creative</b:First>
          </b:Person>
        </b:NameList>
      </b:Author>
    </b:Author>
    <b:InternetSiteTitle>saude.ccm.net </b:InternetSiteTitle>
    <b:Month>11</b:Month>
    <b:YearAccessed>2015</b:YearAccessed>
    <b:MonthAccessed>11</b:MonthAccessed>
    <b:DayAccessed>23</b:DayAccessed>
    <b:URL>http://br.ccm.net/contents/623-introducao-a-seguranca-informatica</b:URL>
    <b:RefOrder>7</b:RefOrder>
  </b:Source>
</b:Sources>
</file>

<file path=customXml/itemProps1.xml><?xml version="1.0" encoding="utf-8"?>
<ds:datastoreItem xmlns:ds="http://schemas.openxmlformats.org/officeDocument/2006/customXml" ds:itemID="{D90710B9-8521-463F-BF3F-0A5220EB0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PFC_Template (1) draft.dot</Template>
  <TotalTime>1423</TotalTime>
  <Pages>56</Pages>
  <Words>8072</Words>
  <Characters>46016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American Psychological Association 5th Edition</vt:lpstr>
    </vt:vector>
  </TitlesOfParts>
  <Company>ISI ResearchSoft</Company>
  <LinksUpToDate>false</LinksUpToDate>
  <CharactersWithSpaces>53981</CharactersWithSpaces>
  <SharedDoc>false</SharedDoc>
  <HLinks>
    <vt:vector size="246" baseType="variant">
      <vt:variant>
        <vt:i4>1179704</vt:i4>
      </vt:variant>
      <vt:variant>
        <vt:i4>244</vt:i4>
      </vt:variant>
      <vt:variant>
        <vt:i4>0</vt:i4>
      </vt:variant>
      <vt:variant>
        <vt:i4>5</vt:i4>
      </vt:variant>
      <vt:variant>
        <vt:lpwstr/>
      </vt:variant>
      <vt:variant>
        <vt:lpwstr>_Toc166292637</vt:lpwstr>
      </vt:variant>
      <vt:variant>
        <vt:i4>1179704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_Toc166292636</vt:lpwstr>
      </vt:variant>
      <vt:variant>
        <vt:i4>1179704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_Toc166292637</vt:lpwstr>
      </vt:variant>
      <vt:variant>
        <vt:i4>1179704</vt:i4>
      </vt:variant>
      <vt:variant>
        <vt:i4>232</vt:i4>
      </vt:variant>
      <vt:variant>
        <vt:i4>0</vt:i4>
      </vt:variant>
      <vt:variant>
        <vt:i4>5</vt:i4>
      </vt:variant>
      <vt:variant>
        <vt:lpwstr/>
      </vt:variant>
      <vt:variant>
        <vt:lpwstr>_Toc166292636</vt:lpwstr>
      </vt:variant>
      <vt:variant>
        <vt:i4>1179704</vt:i4>
      </vt:variant>
      <vt:variant>
        <vt:i4>226</vt:i4>
      </vt:variant>
      <vt:variant>
        <vt:i4>0</vt:i4>
      </vt:variant>
      <vt:variant>
        <vt:i4>5</vt:i4>
      </vt:variant>
      <vt:variant>
        <vt:lpwstr/>
      </vt:variant>
      <vt:variant>
        <vt:lpwstr>_Toc166292637</vt:lpwstr>
      </vt:variant>
      <vt:variant>
        <vt:i4>1179704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_Toc166292636</vt:lpwstr>
      </vt:variant>
      <vt:variant>
        <vt:i4>1769526</vt:i4>
      </vt:variant>
      <vt:variant>
        <vt:i4>208</vt:i4>
      </vt:variant>
      <vt:variant>
        <vt:i4>0</vt:i4>
      </vt:variant>
      <vt:variant>
        <vt:i4>5</vt:i4>
      </vt:variant>
      <vt:variant>
        <vt:lpwstr/>
      </vt:variant>
      <vt:variant>
        <vt:lpwstr>_Toc419886335</vt:lpwstr>
      </vt:variant>
      <vt:variant>
        <vt:i4>1769526</vt:i4>
      </vt:variant>
      <vt:variant>
        <vt:i4>202</vt:i4>
      </vt:variant>
      <vt:variant>
        <vt:i4>0</vt:i4>
      </vt:variant>
      <vt:variant>
        <vt:i4>5</vt:i4>
      </vt:variant>
      <vt:variant>
        <vt:lpwstr/>
      </vt:variant>
      <vt:variant>
        <vt:lpwstr>_Toc419886334</vt:lpwstr>
      </vt:variant>
      <vt:variant>
        <vt:i4>1769526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_Toc419886333</vt:lpwstr>
      </vt:variant>
      <vt:variant>
        <vt:i4>1769526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_Toc419886332</vt:lpwstr>
      </vt:variant>
      <vt:variant>
        <vt:i4>1769526</vt:i4>
      </vt:variant>
      <vt:variant>
        <vt:i4>184</vt:i4>
      </vt:variant>
      <vt:variant>
        <vt:i4>0</vt:i4>
      </vt:variant>
      <vt:variant>
        <vt:i4>5</vt:i4>
      </vt:variant>
      <vt:variant>
        <vt:lpwstr/>
      </vt:variant>
      <vt:variant>
        <vt:lpwstr>_Toc419886331</vt:lpwstr>
      </vt:variant>
      <vt:variant>
        <vt:i4>1769526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_Toc419886330</vt:lpwstr>
      </vt:variant>
      <vt:variant>
        <vt:i4>1703990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_Toc419886329</vt:lpwstr>
      </vt:variant>
      <vt:variant>
        <vt:i4>1703990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_Toc419886328</vt:lpwstr>
      </vt:variant>
      <vt:variant>
        <vt:i4>1703990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_Toc419886327</vt:lpwstr>
      </vt:variant>
      <vt:variant>
        <vt:i4>1703990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_Toc419886326</vt:lpwstr>
      </vt:variant>
      <vt:variant>
        <vt:i4>1703990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_Toc419886325</vt:lpwstr>
      </vt:variant>
      <vt:variant>
        <vt:i4>1703990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_Toc419886324</vt:lpwstr>
      </vt:variant>
      <vt:variant>
        <vt:i4>1703990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_Toc419886323</vt:lpwstr>
      </vt:variant>
      <vt:variant>
        <vt:i4>1703990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_Toc419886322</vt:lpwstr>
      </vt:variant>
      <vt:variant>
        <vt:i4>1703990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_Toc419886321</vt:lpwstr>
      </vt:variant>
      <vt:variant>
        <vt:i4>1703990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_Toc419886320</vt:lpwstr>
      </vt:variant>
      <vt:variant>
        <vt:i4>1638454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_Toc419886319</vt:lpwstr>
      </vt:variant>
      <vt:variant>
        <vt:i4>1638454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_Toc419886318</vt:lpwstr>
      </vt:variant>
      <vt:variant>
        <vt:i4>1638454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_Toc419886317</vt:lpwstr>
      </vt:variant>
      <vt:variant>
        <vt:i4>1638454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_Toc419886316</vt:lpwstr>
      </vt:variant>
      <vt:variant>
        <vt:i4>1638454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_Toc419886315</vt:lpwstr>
      </vt:variant>
      <vt:variant>
        <vt:i4>1638454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_Toc419886314</vt:lpwstr>
      </vt:variant>
      <vt:variant>
        <vt:i4>1638454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_Toc419886313</vt:lpwstr>
      </vt:variant>
      <vt:variant>
        <vt:i4>1638454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_Toc419886312</vt:lpwstr>
      </vt:variant>
      <vt:variant>
        <vt:i4>1638454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_Toc419886311</vt:lpwstr>
      </vt:variant>
      <vt:variant>
        <vt:i4>1638454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_Toc419886310</vt:lpwstr>
      </vt:variant>
      <vt:variant>
        <vt:i4>1572918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_Toc419886309</vt:lpwstr>
      </vt:variant>
      <vt:variant>
        <vt:i4>1572918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_Toc419886308</vt:lpwstr>
      </vt:variant>
      <vt:variant>
        <vt:i4>1572918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_Toc419886307</vt:lpwstr>
      </vt:variant>
      <vt:variant>
        <vt:i4>1572918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_Toc419886306</vt:lpwstr>
      </vt:variant>
      <vt:variant>
        <vt:i4>1572918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_Toc419886305</vt:lpwstr>
      </vt:variant>
      <vt:variant>
        <vt:i4>1572918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_Toc419886304</vt:lpwstr>
      </vt:variant>
      <vt:variant>
        <vt:i4>1572918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_Toc419886303</vt:lpwstr>
      </vt:variant>
      <vt:variant>
        <vt:i4>1572918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_Toc419886302</vt:lpwstr>
      </vt:variant>
      <vt:variant>
        <vt:i4>1572918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_Toc419886301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American Psychological Association 5th Edition</dc:title>
  <dc:creator>mmalagon</dc:creator>
  <dc:description>American Psychological Association 5th Edition_x000d_
_x000d_
This wizard will create a document for submission following the guidelines published by The American Psychological Association (APA) 5th Edition (http://www.apastyle.org/)._x000d_
_x000d_
This wizard is copyright 2002, ISI ResearchSoft. All rights reserved.</dc:description>
  <cp:lastModifiedBy>rui guirrugo</cp:lastModifiedBy>
  <cp:revision>10</cp:revision>
  <cp:lastPrinted>2010-08-10T10:47:00Z</cp:lastPrinted>
  <dcterms:created xsi:type="dcterms:W3CDTF">2016-05-28T18:23:00Z</dcterms:created>
  <dcterms:modified xsi:type="dcterms:W3CDTF">2016-05-29T20:22:00Z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GQFxfzTq:http:://www.zotero.org/styles/apa:in-text:1:0:0</vt:lpwstr>
  </property>
</Properties>
</file>